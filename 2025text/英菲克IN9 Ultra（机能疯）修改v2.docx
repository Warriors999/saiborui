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</w:t>
      </w:r>
      <w:ins w:id="0" w:author="故事如烟" w:date="2025-05-12T17:34:47Z">
        <w:r>
          <w:rPr>
            <w:rFonts w:hint="eastAsia"/>
            <w:lang w:val="en-US" w:eastAsia="zh-CN"/>
          </w:rPr>
          <w:t>手柄</w:t>
        </w:r>
      </w:ins>
      <w:ins w:id="1" w:author="故事如烟" w:date="2025-05-12T17:34:48Z">
        <w:r>
          <w:rPr>
            <w:rFonts w:hint="eastAsia"/>
            <w:lang w:val="en-US" w:eastAsia="zh-CN"/>
          </w:rPr>
          <w:t>鼠标</w:t>
        </w:r>
      </w:ins>
      <w:ins w:id="2" w:author="故事如烟" w:date="2025-05-12T17:34:50Z">
        <w:r>
          <w:rPr>
            <w:rFonts w:hint="eastAsia"/>
            <w:lang w:val="en-US" w:eastAsia="zh-CN"/>
          </w:rPr>
          <w:t>二合一</w:t>
        </w:r>
      </w:ins>
      <w:ins w:id="3" w:author="故事如烟" w:date="2025-05-12T17:37:06Z">
        <w:r>
          <w:rPr>
            <w:rFonts w:hint="eastAsia"/>
            <w:lang w:val="en-US" w:eastAsia="zh-CN"/>
          </w:rPr>
          <w:t>是什么</w:t>
        </w:r>
      </w:ins>
      <w:ins w:id="4" w:author="故事如烟" w:date="2025-05-12T17:37:07Z">
        <w:r>
          <w:rPr>
            <w:rFonts w:hint="eastAsia"/>
            <w:lang w:val="en-US" w:eastAsia="zh-CN"/>
          </w:rPr>
          <w:t>体验</w:t>
        </w:r>
      </w:ins>
      <w:ins w:id="5" w:author="故事如烟" w:date="2025-05-12T17:37:11Z">
        <w:r>
          <w:rPr>
            <w:rFonts w:hint="eastAsia"/>
            <w:lang w:val="en-US" w:eastAsia="zh-CN"/>
          </w:rPr>
          <w:t>？</w:t>
        </w:r>
      </w:ins>
      <w:del w:id="6" w:author="故事如烟" w:date="2025-05-12T17:33:51Z">
        <w:r>
          <w:rPr>
            <w:rFonts w:hint="default"/>
            <w:lang w:val="en-US"/>
          </w:rPr>
          <w:delText>颜值超帅还带屏</w:delText>
        </w:r>
      </w:del>
      <w:ins w:id="7" w:author="故事如烟" w:date="2025-05-12T17:34:22Z">
        <w:r>
          <w:rPr>
            <w:rFonts w:hint="eastAsia"/>
            <w:lang w:val="en-US" w:eastAsia="zh-CN"/>
          </w:rPr>
          <w:t>能</w:t>
        </w:r>
      </w:ins>
      <w:ins w:id="8" w:author="故事如烟" w:date="2025-05-12T17:34:02Z">
        <w:r>
          <w:rPr>
            <w:rFonts w:hint="eastAsia"/>
            <w:lang w:val="en-US" w:eastAsia="zh-CN"/>
          </w:rPr>
          <w:t>震动的</w:t>
        </w:r>
      </w:ins>
      <w:del w:id="9" w:author="故事如烟" w:date="2025-05-12T17:34:55Z">
        <w:r>
          <w:rPr>
            <w:rFonts w:hint="eastAsia"/>
          </w:rPr>
          <w:delText>？</w:delText>
        </w:r>
      </w:del>
      <w:del w:id="10" w:author="故事如烟" w:date="2025-05-12T17:34:56Z">
        <w:r>
          <w:rPr>
            <w:rFonts w:hint="eastAsia"/>
          </w:rPr>
          <w:delText xml:space="preserve"> </w:delText>
        </w:r>
      </w:del>
      <w:r>
        <w:rPr>
          <w:rFonts w:hint="eastAsia"/>
        </w:rPr>
        <w:t>英菲克IN9 Ultra</w:t>
      </w:r>
      <w:del w:id="11" w:author="故事如烟" w:date="2025-05-12T17:37:17Z">
        <w:r>
          <w:rPr>
            <w:rFonts w:hint="eastAsia"/>
          </w:rPr>
          <w:delText xml:space="preserve"> </w:delText>
        </w:r>
      </w:del>
      <w:r>
        <w:rPr>
          <w:rFonts w:hint="eastAsia"/>
        </w:rPr>
        <w:t>枪火版</w:t>
      </w:r>
    </w:p>
    <w:p>
      <w:pPr>
        <w:rPr>
          <w:rFonts w:hint="eastAsia"/>
        </w:rPr>
      </w:pPr>
      <w:r>
        <w:rPr>
          <w:rFonts w:hint="eastAsia"/>
        </w:rPr>
        <w:t>简介：带屏鼠标，</w:t>
      </w:r>
      <w:ins w:id="12" w:author="故事如烟" w:date="2025-05-12T17:37:24Z">
        <w:r>
          <w:rPr>
            <w:rFonts w:hint="eastAsia"/>
            <w:lang w:val="en-US" w:eastAsia="zh-CN"/>
          </w:rPr>
          <w:t>且</w:t>
        </w:r>
      </w:ins>
      <w:r>
        <w:rPr>
          <w:rFonts w:hint="eastAsia"/>
        </w:rPr>
        <w:t>还</w:t>
      </w:r>
      <w:ins w:id="13" w:author="故事如烟" w:date="2025-05-12T17:35:30Z">
        <w:r>
          <w:rPr>
            <w:rFonts w:hint="eastAsia"/>
            <w:lang w:val="en-US" w:eastAsia="zh-CN"/>
          </w:rPr>
          <w:t>支持</w:t>
        </w:r>
      </w:ins>
      <w:ins w:id="14" w:author="故事如烟" w:date="2025-05-12T17:35:31Z">
        <w:r>
          <w:rPr>
            <w:rFonts w:hint="eastAsia"/>
            <w:lang w:val="en-US" w:eastAsia="zh-CN"/>
          </w:rPr>
          <w:t>震动</w:t>
        </w:r>
      </w:ins>
      <w:ins w:id="15" w:author="故事如烟" w:date="2025-05-12T17:35:32Z">
        <w:r>
          <w:rPr>
            <w:rFonts w:hint="eastAsia"/>
            <w:lang w:val="en-US" w:eastAsia="zh-CN"/>
          </w:rPr>
          <w:t>和</w:t>
        </w:r>
      </w:ins>
      <w:r>
        <w:rPr>
          <w:rFonts w:hint="eastAsia"/>
        </w:rPr>
        <w:t>全感交互？这次英菲克玩真的！</w:t>
      </w:r>
      <w:r>
        <w:commentReference w:id="0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有屏幕的键盘你或许见过不少</w:t>
      </w:r>
    </w:p>
    <w:p>
      <w:pPr>
        <w:rPr>
          <w:rFonts w:hint="eastAsia"/>
        </w:rPr>
      </w:pPr>
      <w:commentRangeStart w:id="1"/>
      <w:r>
        <w:rPr>
          <w:rFonts w:hint="eastAsia"/>
        </w:rPr>
        <w:t>可带屏的鼠标，恐怕还是头一遭</w:t>
      </w:r>
      <w:commentRangeEnd w:id="1"/>
      <w:r>
        <w:commentReference w:id="1"/>
      </w:r>
    </w:p>
    <w:p>
      <w:pPr>
        <w:rPr>
          <w:rFonts w:hint="eastAsia"/>
        </w:rPr>
      </w:pPr>
      <w:commentRangeStart w:id="2"/>
      <w:r>
        <w:rPr>
          <w:rFonts w:hint="eastAsia"/>
        </w:rPr>
        <w:t>英菲克</w:t>
      </w:r>
      <w:ins w:id="16" w:author="WPS_1501142654" w:date="2025-05-12T17:03:54Z">
        <w:r>
          <w:rPr>
            <w:rFonts w:hint="eastAsia"/>
            <w:lang w:val="en-US" w:eastAsia="zh-CN"/>
          </w:rPr>
          <w:t xml:space="preserve">IN9 </w:t>
        </w:r>
      </w:ins>
      <w:ins w:id="17" w:author="WPS_1501142654" w:date="2025-05-12T17:03:59Z">
        <w:r>
          <w:rPr>
            <w:rFonts w:hint="eastAsia"/>
            <w:lang w:val="en-US" w:eastAsia="zh-CN"/>
          </w:rPr>
          <w:t>U</w:t>
        </w:r>
      </w:ins>
      <w:ins w:id="18" w:author="WPS_1501142654" w:date="2025-05-12T17:03:55Z">
        <w:r>
          <w:rPr>
            <w:rFonts w:hint="eastAsia"/>
            <w:lang w:val="en-US" w:eastAsia="zh-CN"/>
          </w:rPr>
          <w:t>l</w:t>
        </w:r>
      </w:ins>
      <w:del w:id="19" w:author="WPS_1501142654" w:date="2025-05-12T17:03:52Z">
        <w:r>
          <w:rPr>
            <w:rFonts w:hint="eastAsia"/>
          </w:rPr>
          <w:delText>in9 ul</w:delText>
        </w:r>
      </w:del>
      <w:r>
        <w:rPr>
          <w:rFonts w:hint="eastAsia"/>
        </w:rPr>
        <w:t>tra枪火版，自带OLED屏幕</w:t>
      </w:r>
      <w:ins w:id="20" w:author="WPS_1501142654" w:date="2025-05-12T17:04:16Z">
        <w:r>
          <w:rPr>
            <w:rFonts w:hint="eastAsia"/>
            <w:lang w:val="en-US" w:eastAsia="zh-CN"/>
          </w:rPr>
          <w:t>和</w:t>
        </w:r>
      </w:ins>
      <w:ins w:id="21" w:author="WPS_1501142654" w:date="2025-05-12T17:04:18Z">
        <w:r>
          <w:rPr>
            <w:rFonts w:hint="eastAsia"/>
            <w:lang w:val="en-US" w:eastAsia="zh-CN"/>
          </w:rPr>
          <w:t>震动</w:t>
        </w:r>
      </w:ins>
      <w:ins w:id="22" w:author="WPS_1501142654" w:date="2025-05-12T17:04:19Z">
        <w:r>
          <w:rPr>
            <w:rFonts w:hint="eastAsia"/>
            <w:lang w:val="en-US" w:eastAsia="zh-CN"/>
          </w:rPr>
          <w:t>反馈，</w:t>
        </w:r>
        <w:commentRangeEnd w:id="2"/>
      </w:ins>
      <w:r>
        <w:commentReference w:id="2"/>
      </w:r>
      <w:del w:id="23" w:author="WPS_1501142654" w:date="2025-05-12T17:04:15Z">
        <w:r>
          <w:rPr>
            <w:rFonts w:hint="eastAsia"/>
          </w:rPr>
          <w:delText>、</w:delText>
        </w:r>
      </w:del>
      <w:r>
        <w:rPr>
          <w:rFonts w:hint="eastAsia"/>
        </w:rPr>
        <w:t>能跟人体全</w:t>
      </w:r>
      <w:bookmarkStart w:id="0" w:name="_GoBack"/>
      <w:bookmarkEnd w:id="0"/>
      <w:r>
        <w:rPr>
          <w:rFonts w:hint="eastAsia"/>
        </w:rPr>
        <w:t>感交互，而且还有着旗舰性能</w:t>
      </w:r>
      <w:ins w:id="24" w:author="WPS_1501142654" w:date="2025-05-12T17:04:27Z">
        <w:r>
          <w:rPr>
            <w:rFonts w:hint="eastAsia"/>
            <w:lang w:eastAsia="zh-CN"/>
          </w:rPr>
          <w:t>，</w:t>
        </w:r>
      </w:ins>
      <w:ins w:id="25" w:author="WPS_1501142654" w:date="2025-05-12T17:04:31Z">
        <w:r>
          <w:rPr>
            <w:rFonts w:hint="eastAsia"/>
            <w:lang w:val="en-US" w:eastAsia="zh-CN"/>
          </w:rPr>
          <w:t>体验感真的</w:t>
        </w:r>
      </w:ins>
      <w:ins w:id="26" w:author="WPS_1501142654" w:date="2025-05-12T17:04:32Z">
        <w:r>
          <w:rPr>
            <w:rFonts w:hint="eastAsia"/>
            <w:lang w:val="en-US" w:eastAsia="zh-CN"/>
          </w:rPr>
          <w:t>拉满了</w:t>
        </w:r>
      </w:ins>
      <w:r>
        <w:rPr>
          <w:rFonts w:hint="eastAsia"/>
        </w:rPr>
        <w:t>。</w:t>
      </w:r>
    </w:p>
    <w:p>
      <w:pPr>
        <w:rPr>
          <w:rFonts w:hint="eastAsia"/>
        </w:rPr>
      </w:pPr>
      <w:commentRangeStart w:id="3"/>
      <w:r>
        <w:rPr>
          <w:rFonts w:hint="eastAsia"/>
        </w:rPr>
        <w:t>单外观就跟那些大路货，有着显著区分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</w:rPr>
        <w:t>整体黑色机甲风</w:t>
      </w:r>
      <w:commentRangeEnd w:id="4"/>
      <w:r>
        <w:commentReference w:id="4"/>
      </w:r>
      <w:r>
        <w:rPr>
          <w:rFonts w:hint="eastAsia"/>
        </w:rPr>
        <w:t>、</w:t>
      </w:r>
      <w:commentRangeStart w:id="5"/>
      <w:r>
        <w:rPr>
          <w:rFonts w:hint="eastAsia"/>
        </w:rPr>
        <w:t>后半段是如同高达驾驶舱般的半透明设计</w:t>
      </w:r>
      <w:commentRangeEnd w:id="5"/>
      <w:r>
        <w:commentReference w:id="5"/>
      </w:r>
    </w:p>
    <w:p>
      <w:pPr>
        <w:rPr>
          <w:rFonts w:hint="eastAsia"/>
        </w:rPr>
      </w:pPr>
      <w:commentRangeStart w:id="6"/>
      <w:r>
        <w:rPr>
          <w:rFonts w:hint="eastAsia"/>
        </w:rPr>
        <w:t>内部还有一块OLED屏幕，辨识度很高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能够实时显示电量、DPI、回报率等关键参数</w:t>
      </w:r>
      <w:commentRangeEnd w:id="7"/>
      <w:r>
        <w:commentReference w:id="7"/>
      </w:r>
    </w:p>
    <w:p>
      <w:pPr>
        <w:rPr>
          <w:rFonts w:hint="eastAsia"/>
        </w:rPr>
      </w:pPr>
      <w:r>
        <w:rPr>
          <w:rFonts w:hint="eastAsia"/>
        </w:rPr>
        <w:t>打游戏瞄一眼就能掌控全局</w:t>
      </w:r>
    </w:p>
    <w:p>
      <w:pPr>
        <w:rPr>
          <w:rFonts w:hint="eastAsia"/>
        </w:rPr>
      </w:pPr>
      <w:commentRangeStart w:id="8"/>
      <w:r>
        <w:rPr>
          <w:rFonts w:hint="eastAsia"/>
        </w:rPr>
        <w:t>更骚的是还能</w:t>
      </w:r>
      <w:del w:id="27" w:author="WPS_1501142654" w:date="2025-05-12T17:05:04Z">
        <w:r>
          <w:rPr>
            <w:rFonts w:hint="default"/>
            <w:lang w:val="en-US"/>
          </w:rPr>
          <w:delText>上传动图或自定义文字</w:delText>
        </w:r>
      </w:del>
      <w:ins w:id="28" w:author="WPS_1501142654" w:date="2025-05-12T17:05:06Z">
        <w:r>
          <w:rPr>
            <w:rFonts w:hint="eastAsia"/>
            <w:lang w:val="en-US" w:eastAsia="zh-CN"/>
          </w:rPr>
          <w:t>自定义</w:t>
        </w:r>
      </w:ins>
      <w:ins w:id="29" w:author="WPS_1501142654" w:date="2025-05-12T17:05:07Z">
        <w:r>
          <w:rPr>
            <w:rFonts w:hint="eastAsia"/>
            <w:lang w:val="en-US" w:eastAsia="zh-CN"/>
          </w:rPr>
          <w:t>上传</w:t>
        </w:r>
      </w:ins>
      <w:ins w:id="30" w:author="WPS_1501142654" w:date="2025-05-12T17:05:09Z">
        <w:r>
          <w:rPr>
            <w:rFonts w:hint="eastAsia"/>
            <w:lang w:val="en-US" w:eastAsia="zh-CN"/>
          </w:rPr>
          <w:t>图片</w:t>
        </w:r>
      </w:ins>
      <w:ins w:id="31" w:author="WPS_1501142654" w:date="2025-05-12T17:05:10Z">
        <w:r>
          <w:rPr>
            <w:rFonts w:hint="eastAsia"/>
            <w:lang w:val="en-US" w:eastAsia="zh-CN"/>
          </w:rPr>
          <w:t>文字</w:t>
        </w:r>
      </w:ins>
      <w:r>
        <w:rPr>
          <w:rFonts w:hint="eastAsia"/>
        </w:rPr>
        <w:t>，可开发的玩法相当丰富</w:t>
      </w:r>
      <w:commentRangeEnd w:id="8"/>
      <w:r>
        <w:commentReference w:id="8"/>
      </w:r>
    </w:p>
    <w:p>
      <w:pPr>
        <w:rPr>
          <w:rFonts w:hint="eastAsia"/>
        </w:rPr>
      </w:pPr>
      <w:r>
        <w:rPr>
          <w:rFonts w:hint="eastAsia"/>
        </w:rPr>
        <w:t>不仅如此，这款鼠标也是我见过少有的，</w:t>
      </w:r>
    </w:p>
    <w:p>
      <w:pPr>
        <w:rPr>
          <w:rFonts w:hint="eastAsia"/>
        </w:rPr>
      </w:pPr>
      <w:r>
        <w:rPr>
          <w:rFonts w:hint="eastAsia"/>
        </w:rPr>
        <w:t>能够从“视觉到触觉、手感”等多角度，构建用户体验的狠货</w:t>
      </w:r>
    </w:p>
    <w:p>
      <w:pPr>
        <w:rPr>
          <w:rFonts w:hint="eastAsia"/>
        </w:rPr>
      </w:pPr>
      <w:commentRangeStart w:id="9"/>
      <w:r>
        <w:t>内置3颗震动马达</w:t>
      </w:r>
      <w:r>
        <w:rPr>
          <w:rFonts w:hint="eastAsia"/>
        </w:rPr>
        <w:t>，支持3档强度调节</w:t>
      </w:r>
      <w:commentRangeEnd w:id="9"/>
      <w:r>
        <w:commentReference w:id="9"/>
      </w:r>
    </w:p>
    <w:p>
      <w:pPr>
        <w:rPr>
          <w:ins w:id="32" w:author="故事如烟" w:date="2025-05-12T18:18:10Z"/>
          <w:rFonts w:hint="default" w:eastAsiaTheme="minorEastAsia"/>
          <w:lang w:val="en-US" w:eastAsia="zh-CN"/>
        </w:rPr>
      </w:pPr>
      <w:ins w:id="33" w:author="故事如烟" w:date="2025-05-12T18:20:05Z">
        <w:r>
          <w:rPr>
            <w:rFonts w:hint="eastAsia"/>
            <w:lang w:val="en-US" w:eastAsia="zh-CN"/>
          </w:rPr>
          <w:t>玩</w:t>
        </w:r>
      </w:ins>
      <w:del w:id="34" w:author="故事如烟" w:date="2025-05-12T18:20:05Z">
        <w:r>
          <w:rPr>
            <w:rFonts w:hint="eastAsia"/>
          </w:rPr>
          <w:delText>打</w:delText>
        </w:r>
      </w:del>
      <w:r>
        <w:rPr>
          <w:rFonts w:hint="eastAsia"/>
        </w:rPr>
        <w:t>枪战游戏</w:t>
      </w:r>
      <w:ins w:id="35" w:author="故事如烟" w:date="2025-05-12T18:21:12Z">
        <w:r>
          <w:rPr>
            <w:rFonts w:hint="eastAsia"/>
            <w:lang w:eastAsia="zh-CN"/>
          </w:rPr>
          <w:t>，</w:t>
        </w:r>
      </w:ins>
      <w:del w:id="36" w:author="故事如烟" w:date="2025-05-12T18:21:09Z">
        <w:r>
          <w:rPr>
            <w:rFonts w:hint="eastAsia"/>
          </w:rPr>
          <w:delText>时，</w:delText>
        </w:r>
      </w:del>
      <w:r>
        <w:rPr>
          <w:rFonts w:hint="eastAsia"/>
        </w:rPr>
        <w:t>甚至能沉浸式体验</w:t>
      </w:r>
      <w:del w:id="37" w:author="故事如烟" w:date="2025-05-12T18:20:57Z">
        <w:r>
          <w:rPr>
            <w:rFonts w:hint="default"/>
            <w:lang w:val="en-US"/>
          </w:rPr>
          <w:delText>开枪带来的后坐力</w:delText>
        </w:r>
      </w:del>
      <w:r>
        <w:commentReference w:id="10"/>
      </w:r>
      <w:ins w:id="38" w:author="故事如烟" w:date="2025-05-12T18:20:59Z">
        <w:r>
          <w:rPr>
            <w:rFonts w:hint="eastAsia"/>
            <w:lang w:val="en-US" w:eastAsia="zh-CN"/>
          </w:rPr>
          <w:t>不同</w:t>
        </w:r>
      </w:ins>
      <w:ins w:id="39" w:author="故事如烟" w:date="2025-05-12T18:21:01Z">
        <w:r>
          <w:rPr>
            <w:rFonts w:hint="eastAsia"/>
            <w:lang w:val="en-US" w:eastAsia="zh-CN"/>
          </w:rPr>
          <w:t>枪械的</w:t>
        </w:r>
      </w:ins>
      <w:ins w:id="40" w:author="故事如烟" w:date="2025-05-12T18:21:02Z">
        <w:r>
          <w:rPr>
            <w:rFonts w:hint="eastAsia"/>
            <w:lang w:val="en-US" w:eastAsia="zh-CN"/>
          </w:rPr>
          <w:t>手感</w:t>
        </w:r>
      </w:ins>
    </w:p>
    <w:p>
      <w:pPr>
        <w:rPr>
          <w:ins w:id="41" w:author="故事如烟" w:date="2025-05-12T18:19:01Z"/>
          <w:rFonts w:hint="eastAsia"/>
          <w:lang w:val="en-US" w:eastAsia="zh-CN"/>
        </w:rPr>
      </w:pPr>
      <w:ins w:id="42" w:author="故事如烟" w:date="2025-05-12T18:18:36Z">
        <w:r>
          <w:rPr>
            <w:rFonts w:hint="eastAsia"/>
            <w:lang w:val="en-US" w:eastAsia="zh-CN"/>
          </w:rPr>
          <w:t>玩</w:t>
        </w:r>
      </w:ins>
      <w:ins w:id="43" w:author="故事如烟" w:date="2025-05-12T18:18:39Z">
        <w:r>
          <w:rPr>
            <w:rFonts w:hint="eastAsia"/>
            <w:lang w:val="en-US" w:eastAsia="zh-CN"/>
          </w:rPr>
          <w:t>狙</w:t>
        </w:r>
      </w:ins>
      <w:ins w:id="44" w:author="故事如烟" w:date="2025-05-12T18:18:42Z">
        <w:r>
          <w:rPr>
            <w:rFonts w:hint="eastAsia"/>
            <w:lang w:val="en-US" w:eastAsia="zh-CN"/>
          </w:rPr>
          <w:t>一枪一</w:t>
        </w:r>
      </w:ins>
      <w:ins w:id="45" w:author="故事如烟" w:date="2025-05-12T18:18:46Z">
        <w:r>
          <w:rPr>
            <w:rFonts w:hint="eastAsia"/>
            <w:lang w:val="en-US" w:eastAsia="zh-CN"/>
          </w:rPr>
          <w:t>震，</w:t>
        </w:r>
      </w:ins>
      <w:ins w:id="46" w:author="故事如烟" w:date="2025-05-12T18:18:54Z">
        <w:r>
          <w:rPr>
            <w:rFonts w:hint="eastAsia"/>
            <w:lang w:val="en-US" w:eastAsia="zh-CN"/>
          </w:rPr>
          <w:t>确认感</w:t>
        </w:r>
      </w:ins>
      <w:ins w:id="47" w:author="故事如烟" w:date="2025-05-12T18:18:56Z">
        <w:r>
          <w:rPr>
            <w:rFonts w:hint="eastAsia"/>
            <w:lang w:val="en-US" w:eastAsia="zh-CN"/>
          </w:rPr>
          <w:t>超强</w:t>
        </w:r>
      </w:ins>
    </w:p>
    <w:p>
      <w:pPr>
        <w:rPr>
          <w:rFonts w:hint="default"/>
          <w:lang w:val="en-US" w:eastAsia="zh-CN"/>
        </w:rPr>
      </w:pPr>
      <w:ins w:id="48" w:author="故事如烟" w:date="2025-05-12T18:19:05Z">
        <w:r>
          <w:rPr>
            <w:rFonts w:hint="eastAsia"/>
            <w:lang w:val="en-US" w:eastAsia="zh-CN"/>
          </w:rPr>
          <w:t>步枪</w:t>
        </w:r>
      </w:ins>
      <w:ins w:id="49" w:author="故事如烟" w:date="2025-05-12T18:21:35Z">
        <w:r>
          <w:rPr>
            <w:rFonts w:hint="eastAsia"/>
            <w:lang w:val="en-US" w:eastAsia="zh-CN"/>
          </w:rPr>
          <w:t>开火</w:t>
        </w:r>
      </w:ins>
      <w:ins w:id="50" w:author="故事如烟" w:date="2025-05-12T18:22:03Z">
        <w:r>
          <w:rPr>
            <w:rFonts w:hint="eastAsia"/>
            <w:lang w:val="en-US" w:eastAsia="zh-CN"/>
          </w:rPr>
          <w:t>时</w:t>
        </w:r>
      </w:ins>
      <w:ins w:id="51" w:author="故事如烟" w:date="2025-05-12T18:21:36Z">
        <w:r>
          <w:rPr>
            <w:rFonts w:hint="eastAsia"/>
            <w:lang w:val="en-US" w:eastAsia="zh-CN"/>
          </w:rPr>
          <w:t>，</w:t>
        </w:r>
      </w:ins>
      <w:ins w:id="52" w:author="故事如烟" w:date="2025-05-12T18:20:17Z">
        <w:r>
          <w:rPr>
            <w:rFonts w:hint="eastAsia"/>
            <w:lang w:val="en-US" w:eastAsia="zh-CN"/>
          </w:rPr>
          <w:t>连发</w:t>
        </w:r>
      </w:ins>
      <w:ins w:id="53" w:author="故事如烟" w:date="2025-05-12T18:20:21Z">
        <w:r>
          <w:rPr>
            <w:rFonts w:hint="eastAsia"/>
            <w:lang w:val="en-US" w:eastAsia="zh-CN"/>
          </w:rPr>
          <w:t>带来的</w:t>
        </w:r>
      </w:ins>
      <w:ins w:id="54" w:author="故事如烟" w:date="2025-05-12T18:19:49Z">
        <w:r>
          <w:rPr>
            <w:rFonts w:hint="eastAsia"/>
            <w:lang w:val="en-US" w:eastAsia="zh-CN"/>
          </w:rPr>
          <w:t>震动</w:t>
        </w:r>
      </w:ins>
      <w:ins w:id="55" w:author="故事如烟" w:date="2025-05-12T18:20:24Z">
        <w:r>
          <w:rPr>
            <w:rFonts w:hint="eastAsia"/>
            <w:lang w:val="en-US" w:eastAsia="zh-CN"/>
          </w:rPr>
          <w:t>，</w:t>
        </w:r>
      </w:ins>
      <w:ins w:id="56" w:author="故事如烟" w:date="2025-05-12T18:20:39Z">
        <w:r>
          <w:rPr>
            <w:rFonts w:hint="eastAsia"/>
            <w:lang w:val="en-US" w:eastAsia="zh-CN"/>
          </w:rPr>
          <w:t>对</w:t>
        </w:r>
      </w:ins>
      <w:ins w:id="57" w:author="故事如烟" w:date="2025-05-12T18:20:51Z">
        <w:r>
          <w:rPr>
            <w:rFonts w:hint="eastAsia"/>
            <w:lang w:val="en-US" w:eastAsia="zh-CN"/>
          </w:rPr>
          <w:t>枪支</w:t>
        </w:r>
      </w:ins>
      <w:ins w:id="58" w:author="故事如烟" w:date="2025-05-12T18:20:39Z">
        <w:r>
          <w:rPr>
            <w:rFonts w:hint="eastAsia"/>
            <w:lang w:val="en-US" w:eastAsia="zh-CN"/>
          </w:rPr>
          <w:t>后坐力的</w:t>
        </w:r>
      </w:ins>
      <w:ins w:id="59" w:author="故事如烟" w:date="2025-05-12T18:20:40Z">
        <w:r>
          <w:rPr>
            <w:rFonts w:hint="eastAsia"/>
            <w:lang w:val="en-US" w:eastAsia="zh-CN"/>
          </w:rPr>
          <w:t>还原</w:t>
        </w:r>
      </w:ins>
      <w:ins w:id="60" w:author="故事如烟" w:date="2025-05-12T18:20:41Z">
        <w:r>
          <w:rPr>
            <w:rFonts w:hint="eastAsia"/>
            <w:lang w:val="en-US" w:eastAsia="zh-CN"/>
          </w:rPr>
          <w:t>更是</w:t>
        </w:r>
      </w:ins>
      <w:ins w:id="61" w:author="故事如烟" w:date="2025-05-12T18:22:07Z">
        <w:r>
          <w:rPr>
            <w:rFonts w:hint="eastAsia"/>
            <w:lang w:val="en-US" w:eastAsia="zh-CN"/>
          </w:rPr>
          <w:t>做到了</w:t>
        </w:r>
      </w:ins>
      <w:ins w:id="62" w:author="故事如烟" w:date="2025-05-12T18:20:42Z">
        <w:r>
          <w:rPr>
            <w:rFonts w:hint="eastAsia"/>
            <w:lang w:val="en-US" w:eastAsia="zh-CN"/>
          </w:rPr>
          <w:t>超</w:t>
        </w:r>
      </w:ins>
      <w:ins w:id="63" w:author="故事如烟" w:date="2025-05-12T18:20:43Z">
        <w:r>
          <w:rPr>
            <w:rFonts w:hint="eastAsia"/>
            <w:lang w:val="en-US" w:eastAsia="zh-CN"/>
          </w:rPr>
          <w:t>仿真</w:t>
        </w:r>
      </w:ins>
    </w:p>
    <w:p>
      <w:pPr>
        <w:rPr>
          <w:rFonts w:hint="eastAsia"/>
        </w:rPr>
      </w:pPr>
      <w:del w:id="64" w:author="故事如烟" w:date="2025-05-12T17:51:10Z">
        <w:r>
          <w:rPr>
            <w:rFonts w:hint="eastAsia"/>
          </w:rPr>
          <w:delText>并且</w:delText>
        </w:r>
      </w:del>
      <w:r>
        <w:rPr>
          <w:rFonts w:hint="eastAsia"/>
        </w:rPr>
        <w:t>进行各种设置，比如低电量、切换DPI等都会有清晰的震动提示，很是好玩</w:t>
      </w:r>
    </w:p>
    <w:p>
      <w:pPr>
        <w:rPr>
          <w:rFonts w:hint="eastAsia"/>
        </w:rPr>
      </w:pPr>
      <w:r>
        <w:rPr>
          <w:rFonts w:hint="eastAsia"/>
        </w:rPr>
        <w:t>至于硬核党关注的性能，对英菲克来说更是基操了</w:t>
      </w:r>
    </w:p>
    <w:p>
      <w:pPr>
        <w:rPr>
          <w:rFonts w:hint="eastAsia"/>
        </w:rPr>
      </w:pPr>
      <w:commentRangeStart w:id="11"/>
      <w:r>
        <w:t>3950传感器</w:t>
      </w:r>
      <w:r>
        <w:rPr>
          <w:rFonts w:hint="eastAsia"/>
        </w:rPr>
        <w:t>+KP950B主控</w:t>
      </w:r>
      <w:commentRangeEnd w:id="11"/>
      <w:r>
        <w:commentReference w:id="11"/>
      </w:r>
    </w:p>
    <w:p>
      <w:pPr>
        <w:rPr>
          <w:rFonts w:hint="eastAsia"/>
        </w:rPr>
      </w:pPr>
      <w:commentRangeStart w:id="12"/>
      <w:r>
        <w:rPr>
          <w:rFonts w:hint="eastAsia"/>
        </w:rPr>
        <w:t>无线8k、三模、欧姆龙微动等，都是应有尽有，妥妥旗舰配置</w:t>
      </w:r>
      <w:commentRangeEnd w:id="12"/>
      <w:r>
        <w:commentReference w:id="12"/>
      </w:r>
    </w:p>
    <w:p>
      <w:pPr>
        <w:rPr>
          <w:rFonts w:hint="eastAsia"/>
        </w:rPr>
      </w:pPr>
      <w:commentRangeStart w:id="13"/>
      <w:r>
        <w:rPr>
          <w:rFonts w:hint="eastAsia"/>
        </w:rPr>
        <w:t>类502式的仿生鱼鳍指托，也是兼顾人体工学</w:t>
      </w:r>
      <w:commentRangeEnd w:id="13"/>
      <w:r>
        <w:commentReference w:id="13"/>
      </w:r>
      <w:r>
        <w:rPr>
          <w:rFonts w:hint="eastAsia"/>
        </w:rPr>
        <w:t>，</w:t>
      </w:r>
      <w:commentRangeStart w:id="14"/>
      <w:r>
        <w:rPr>
          <w:rFonts w:hint="eastAsia"/>
        </w:rPr>
        <w:t>长时间玩也不会累手</w:t>
      </w:r>
      <w:commentRangeEnd w:id="14"/>
      <w:r>
        <w:commentReference w:id="14"/>
      </w:r>
    </w:p>
    <w:p>
      <w:pPr>
        <w:rPr>
          <w:ins w:id="65" w:author="WPS_1501142654" w:date="2025-05-12T17:06:22Z"/>
          <w:rFonts w:hint="eastAsia"/>
        </w:rPr>
      </w:pPr>
      <w:r>
        <w:rPr>
          <w:rFonts w:hint="eastAsia"/>
        </w:rPr>
        <w:t>399的定价也很有诚意，首发更是送了一堆</w:t>
      </w:r>
      <w:ins w:id="66" w:author="WPS_1501142654" w:date="2025-05-12T17:06:05Z">
        <w:r>
          <w:rPr>
            <w:rFonts w:hint="eastAsia"/>
            <w:lang w:eastAsia="zh-CN"/>
          </w:rPr>
          <w:t>，</w:t>
        </w:r>
      </w:ins>
      <w:r>
        <w:rPr>
          <w:rFonts w:hint="eastAsia"/>
        </w:rPr>
        <w:t>VIP卡、手袋和</w:t>
      </w:r>
      <w:ins w:id="67" w:author="WPS_1501142654" w:date="2025-05-12T17:06:11Z">
        <w:r>
          <w:rPr>
            <w:rFonts w:hint="eastAsia"/>
            <w:lang w:val="en-US" w:eastAsia="zh-CN"/>
          </w:rPr>
          <w:t>超大</w:t>
        </w:r>
      </w:ins>
      <w:ins w:id="68" w:author="WPS_1501142654" w:date="2025-05-12T17:06:15Z">
        <w:r>
          <w:rPr>
            <w:rFonts w:hint="eastAsia"/>
            <w:lang w:val="en-US" w:eastAsia="zh-CN"/>
          </w:rPr>
          <w:t>类</w:t>
        </w:r>
      </w:ins>
      <w:ins w:id="69" w:author="WPS_1501142654" w:date="2025-05-12T17:06:16Z">
        <w:r>
          <w:rPr>
            <w:rFonts w:hint="eastAsia"/>
            <w:lang w:val="en-US" w:eastAsia="zh-CN"/>
          </w:rPr>
          <w:t>零</w:t>
        </w:r>
      </w:ins>
      <w:r>
        <w:rPr>
          <w:rFonts w:hint="eastAsia"/>
        </w:rPr>
        <w:t>鼠标垫</w:t>
      </w:r>
    </w:p>
    <w:p>
      <w:pPr>
        <w:rPr>
          <w:ins w:id="70" w:author="故事如烟" w:date="2025-05-12T17:31:05Z"/>
          <w:rFonts w:hint="eastAsia"/>
          <w:lang w:val="en-US" w:eastAsia="zh-CN"/>
        </w:rPr>
      </w:pPr>
      <w:r>
        <w:commentReference w:id="15"/>
      </w:r>
      <w:ins w:id="71" w:author="故事如烟" w:date="2025-05-12T17:30:16Z">
        <w:r>
          <w:rPr>
            <w:rFonts w:hint="eastAsia"/>
            <w:lang w:val="en-US" w:eastAsia="zh-CN"/>
          </w:rPr>
          <w:t>5</w:t>
        </w:r>
      </w:ins>
      <w:ins w:id="72" w:author="故事如烟" w:date="2025-05-12T17:30:17Z">
        <w:r>
          <w:rPr>
            <w:rFonts w:hint="eastAsia"/>
            <w:lang w:val="en-US" w:eastAsia="zh-CN"/>
          </w:rPr>
          <w:t>mm</w:t>
        </w:r>
      </w:ins>
      <w:ins w:id="73" w:author="故事如烟" w:date="2025-05-12T17:30:18Z">
        <w:r>
          <w:rPr>
            <w:rFonts w:hint="eastAsia"/>
            <w:lang w:val="en-US" w:eastAsia="zh-CN"/>
          </w:rPr>
          <w:t>超</w:t>
        </w:r>
      </w:ins>
      <w:ins w:id="74" w:author="故事如烟" w:date="2025-05-12T17:30:19Z">
        <w:r>
          <w:rPr>
            <w:rFonts w:hint="eastAsia"/>
            <w:lang w:val="en-US" w:eastAsia="zh-CN"/>
          </w:rPr>
          <w:t>厚</w:t>
        </w:r>
      </w:ins>
      <w:ins w:id="75" w:author="故事如烟" w:date="2025-05-12T17:30:23Z">
        <w:r>
          <w:rPr>
            <w:rFonts w:hint="eastAsia"/>
            <w:lang w:val="en-US" w:eastAsia="zh-CN"/>
          </w:rPr>
          <w:t>底胶</w:t>
        </w:r>
      </w:ins>
      <w:ins w:id="76" w:author="故事如烟" w:date="2025-05-12T17:30:24Z">
        <w:r>
          <w:rPr>
            <w:rFonts w:hint="eastAsia"/>
            <w:lang w:val="en-US" w:eastAsia="zh-CN"/>
          </w:rPr>
          <w:t>，</w:t>
        </w:r>
      </w:ins>
      <w:ins w:id="77" w:author="故事如烟" w:date="2025-05-12T17:29:17Z">
        <w:r>
          <w:rPr>
            <w:rFonts w:hint="eastAsia"/>
            <w:lang w:val="en-US" w:eastAsia="zh-CN"/>
          </w:rPr>
          <w:t>x-</w:t>
        </w:r>
      </w:ins>
      <w:ins w:id="78" w:author="故事如烟" w:date="2025-05-12T17:29:18Z">
        <w:r>
          <w:rPr>
            <w:rFonts w:hint="eastAsia"/>
            <w:lang w:val="en-US" w:eastAsia="zh-CN"/>
          </w:rPr>
          <w:t>soft</w:t>
        </w:r>
      </w:ins>
      <w:ins w:id="79" w:author="故事如烟" w:date="2025-05-12T17:29:20Z">
        <w:r>
          <w:rPr>
            <w:rFonts w:hint="eastAsia"/>
            <w:lang w:val="en-US" w:eastAsia="zh-CN"/>
          </w:rPr>
          <w:t>软度</w:t>
        </w:r>
      </w:ins>
      <w:ins w:id="80" w:author="故事如烟" w:date="2025-05-12T17:30:28Z">
        <w:r>
          <w:rPr>
            <w:rFonts w:hint="eastAsia"/>
            <w:lang w:val="en-US" w:eastAsia="zh-CN"/>
          </w:rPr>
          <w:t>以及</w:t>
        </w:r>
      </w:ins>
      <w:ins w:id="81" w:author="故事如烟" w:date="2025-05-12T17:30:59Z">
        <w:r>
          <w:rPr>
            <w:rFonts w:hint="eastAsia"/>
            <w:lang w:val="en-US" w:eastAsia="zh-CN"/>
          </w:rPr>
          <w:t>八字</w:t>
        </w:r>
      </w:ins>
      <w:ins w:id="82" w:author="故事如烟" w:date="2025-05-12T17:31:01Z">
        <w:r>
          <w:rPr>
            <w:rFonts w:hint="eastAsia"/>
            <w:lang w:val="en-US" w:eastAsia="zh-CN"/>
          </w:rPr>
          <w:t>纹路</w:t>
        </w:r>
      </w:ins>
      <w:ins w:id="83" w:author="故事如烟" w:date="2025-05-12T17:29:48Z">
        <w:r>
          <w:rPr>
            <w:rFonts w:hint="eastAsia"/>
            <w:lang w:val="en-US" w:eastAsia="zh-CN"/>
          </w:rPr>
          <w:t>防滑</w:t>
        </w:r>
      </w:ins>
      <w:ins w:id="84" w:author="故事如烟" w:date="2025-05-12T17:31:05Z">
        <w:r>
          <w:rPr>
            <w:rFonts w:hint="eastAsia"/>
            <w:lang w:val="en-US" w:eastAsia="zh-CN"/>
          </w:rPr>
          <w:t>设计</w:t>
        </w:r>
      </w:ins>
    </w:p>
    <w:p>
      <w:pPr>
        <w:rPr>
          <w:rFonts w:hint="default"/>
          <w:lang w:val="en-US" w:eastAsia="zh-CN"/>
        </w:rPr>
      </w:pPr>
      <w:ins w:id="85" w:author="故事如烟" w:date="2025-05-12T17:31:44Z">
        <w:r>
          <w:rPr>
            <w:rFonts w:hint="eastAsia"/>
            <w:lang w:val="en-US" w:eastAsia="zh-CN"/>
          </w:rPr>
          <w:t>牢牢</w:t>
        </w:r>
      </w:ins>
      <w:ins w:id="86" w:author="故事如烟" w:date="2025-05-12T17:31:47Z">
        <w:r>
          <w:rPr>
            <w:rFonts w:hint="eastAsia"/>
            <w:lang w:val="en-US" w:eastAsia="zh-CN"/>
          </w:rPr>
          <w:t>吸住</w:t>
        </w:r>
      </w:ins>
      <w:ins w:id="87" w:author="故事如烟" w:date="2025-05-12T17:31:50Z">
        <w:r>
          <w:rPr>
            <w:rFonts w:hint="eastAsia"/>
            <w:lang w:val="en-US" w:eastAsia="zh-CN"/>
          </w:rPr>
          <w:t>桌面</w:t>
        </w:r>
      </w:ins>
      <w:ins w:id="88" w:author="故事如烟" w:date="2025-05-12T17:31:56Z">
        <w:r>
          <w:rPr>
            <w:rFonts w:hint="eastAsia"/>
            <w:lang w:val="en-US" w:eastAsia="zh-CN"/>
          </w:rPr>
          <w:t>，</w:t>
        </w:r>
      </w:ins>
      <w:ins w:id="89" w:author="故事如烟" w:date="2025-05-12T17:31:26Z">
        <w:r>
          <w:rPr>
            <w:rFonts w:hint="eastAsia"/>
            <w:lang w:val="en-US" w:eastAsia="zh-CN"/>
          </w:rPr>
          <w:t>大</w:t>
        </w:r>
      </w:ins>
      <w:ins w:id="90" w:author="故事如烟" w:date="2025-05-12T17:31:59Z">
        <w:r>
          <w:rPr>
            <w:rFonts w:hint="eastAsia"/>
            <w:lang w:val="en-US" w:eastAsia="zh-CN"/>
          </w:rPr>
          <w:t>角度</w:t>
        </w:r>
      </w:ins>
      <w:ins w:id="91" w:author="故事如烟" w:date="2025-05-12T17:31:27Z">
        <w:r>
          <w:rPr>
            <w:rFonts w:hint="eastAsia"/>
            <w:lang w:val="en-US" w:eastAsia="zh-CN"/>
          </w:rPr>
          <w:t>拉枪</w:t>
        </w:r>
      </w:ins>
      <w:ins w:id="92" w:author="故事如烟" w:date="2025-05-12T17:31:28Z">
        <w:r>
          <w:rPr>
            <w:rFonts w:hint="eastAsia"/>
            <w:lang w:val="en-US" w:eastAsia="zh-CN"/>
          </w:rPr>
          <w:t>丝滑，</w:t>
        </w:r>
      </w:ins>
      <w:ins w:id="93" w:author="故事如烟" w:date="2025-05-12T17:31:29Z">
        <w:r>
          <w:rPr>
            <w:rFonts w:hint="eastAsia"/>
            <w:lang w:val="en-US" w:eastAsia="zh-CN"/>
          </w:rPr>
          <w:t>而且</w:t>
        </w:r>
      </w:ins>
      <w:ins w:id="94" w:author="故事如烟" w:date="2025-05-12T17:31:32Z">
        <w:r>
          <w:rPr>
            <w:rFonts w:hint="eastAsia"/>
            <w:lang w:val="en-US" w:eastAsia="zh-CN"/>
          </w:rPr>
          <w:t>还很好停</w:t>
        </w:r>
      </w:ins>
    </w:p>
    <w:p>
      <w:pPr>
        <w:rPr>
          <w:rFonts w:hint="eastAsia"/>
        </w:rPr>
      </w:pPr>
      <w:r>
        <w:rPr>
          <w:rFonts w:hint="eastAsia"/>
        </w:rPr>
        <w:t>性价比属实能打</w:t>
      </w:r>
    </w:p>
    <w:p>
      <w:pPr>
        <w:rPr>
          <w:rFonts w:hint="eastAsia"/>
        </w:rPr>
      </w:pPr>
      <w:r>
        <w:rPr>
          <w:rFonts w:hint="eastAsia"/>
        </w:rPr>
        <w:t>看惯了鼠标圈的沉闷，想尝试新东西的兄弟</w:t>
      </w:r>
    </w:p>
    <w:p>
      <w:pPr>
        <w:rPr>
          <w:rFonts w:hint="eastAsia"/>
        </w:rPr>
      </w:pPr>
      <w:r>
        <w:rPr>
          <w:rFonts w:hint="eastAsia"/>
        </w:rPr>
        <w:t>那这款</w:t>
      </w:r>
      <w:del w:id="95" w:author="WPS_1501142654" w:date="2025-05-12T17:06:37Z">
        <w:r>
          <w:rPr>
            <w:rFonts w:hint="default"/>
            <w:lang w:val="en-US"/>
          </w:rPr>
          <w:delText>In9 ul</w:delText>
        </w:r>
      </w:del>
      <w:ins w:id="96" w:author="WPS_1501142654" w:date="2025-05-12T17:06:37Z">
        <w:r>
          <w:rPr>
            <w:rFonts w:hint="eastAsia"/>
            <w:lang w:val="en-US" w:eastAsia="zh-CN"/>
          </w:rPr>
          <w:t>IN9 U</w:t>
        </w:r>
      </w:ins>
      <w:ins w:id="97" w:author="WPS_1501142654" w:date="2025-05-12T17:06:39Z">
        <w:r>
          <w:rPr>
            <w:rFonts w:hint="eastAsia"/>
            <w:lang w:val="en-US" w:eastAsia="zh-CN"/>
          </w:rPr>
          <w:t>l</w:t>
        </w:r>
      </w:ins>
      <w:r>
        <w:rPr>
          <w:rFonts w:hint="eastAsia"/>
        </w:rPr>
        <w:t>tra</w:t>
      </w:r>
      <w:ins w:id="98" w:author="WPS_1501142654" w:date="2025-05-12T17:06:46Z">
        <w:r>
          <w:rPr>
            <w:rFonts w:hint="eastAsia"/>
            <w:lang w:val="en-US" w:eastAsia="zh-CN"/>
          </w:rPr>
          <w:t>电竞</w:t>
        </w:r>
      </w:ins>
      <w:ins w:id="99" w:author="WPS_1501142654" w:date="2025-05-12T17:06:47Z">
        <w:r>
          <w:rPr>
            <w:rFonts w:hint="eastAsia"/>
            <w:lang w:val="en-US" w:eastAsia="zh-CN"/>
          </w:rPr>
          <w:t>鼠标</w:t>
        </w:r>
      </w:ins>
      <w:del w:id="100" w:author="WPS_1501142654" w:date="2025-05-12T17:06:43Z">
        <w:r>
          <w:rPr>
            <w:rFonts w:hint="eastAsia"/>
          </w:rPr>
          <w:delText>枪火版</w:delText>
        </w:r>
      </w:del>
      <w:r>
        <w:rPr>
          <w:rFonts w:hint="eastAsia"/>
        </w:rPr>
        <w:t>定能为你带来不少新鲜感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501142654" w:date="2025-05-12T17:03:27Z" w:initials="">
    <w:p w14:paraId="1E0F11A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封面标题需带上震动方面，重点是震动哦</w:t>
      </w:r>
    </w:p>
  </w:comment>
  <w:comment w:id="1" w:author="小王业务繁忙" w:date="2025-05-14T16:02:22Z" w:initials="">
    <w:p w14:paraId="733C7DA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" w:author="小王业务繁忙" w:date="2025-05-14T16:02:59Z" w:initials="">
    <w:p w14:paraId="664E2D6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3" w:author="小王业务繁忙" w:date="2025-05-14T16:09:39Z" w:initials="">
    <w:p w14:paraId="4EE21CD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5-14T16:10:02Z" w:initials="">
    <w:p w14:paraId="293B0AA2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5-14T16:10:08Z" w:initials="">
    <w:p w14:paraId="18F9425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6" w:author="小王业务繁忙" w:date="2025-05-14T16:10:23Z" w:initials="">
    <w:p w14:paraId="6EBB6D1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特写屏幕</w:t>
      </w:r>
    </w:p>
  </w:comment>
  <w:comment w:id="7" w:author="小王业务繁忙" w:date="2025-05-14T16:10:37Z" w:initials="">
    <w:p w14:paraId="2FA11D3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按键显示 参数</w:t>
      </w:r>
    </w:p>
  </w:comment>
  <w:comment w:id="8" w:author="小王业务繁忙" w:date="2025-05-14T16:11:16Z" w:initials="">
    <w:p w14:paraId="560537C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驱动内设置</w:t>
      </w:r>
    </w:p>
  </w:comment>
  <w:comment w:id="9" w:author="小王业务繁忙" w:date="2025-05-14T16:11:51Z" w:initials="">
    <w:p w14:paraId="7CED379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震动展示</w:t>
      </w:r>
    </w:p>
  </w:comment>
  <w:comment w:id="10" w:author="WPS_1501142654" w:date="2025-05-12T17:05:26Z" w:initials="">
    <w:p w14:paraId="73F952B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震动方面加多一些真实类的描述，重点描述</w:t>
      </w:r>
    </w:p>
  </w:comment>
  <w:comment w:id="11" w:author="小王业务繁忙" w:date="2025-05-14T16:13:47Z" w:initials="">
    <w:p w14:paraId="67DF2BB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</w:t>
      </w:r>
    </w:p>
  </w:comment>
  <w:comment w:id="12" w:author="小王业务繁忙" w:date="2025-05-14T16:14:05Z" w:initials="">
    <w:p w14:paraId="6BB4283D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3" w:author="小王业务繁忙" w:date="2025-05-14T16:13:12Z" w:initials="">
    <w:p w14:paraId="51932A0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侧边特写 </w:t>
      </w:r>
    </w:p>
  </w:comment>
  <w:comment w:id="14" w:author="小王业务繁忙" w:date="2025-05-14T16:13:24Z" w:initials="">
    <w:p w14:paraId="75617D4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使用鼠标</w:t>
      </w:r>
    </w:p>
  </w:comment>
  <w:comment w:id="15" w:author="WPS_1501142654" w:date="2025-05-12T17:06:24Z" w:initials="">
    <w:p w14:paraId="72BA34D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加一两句鼠标垫的介绍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E0F11A8" w15:done="0"/>
  <w15:commentEx w15:paraId="733C7DA3" w15:done="1"/>
  <w15:commentEx w15:paraId="664E2D63" w15:done="1"/>
  <w15:commentEx w15:paraId="4EE21CDF" w15:done="1"/>
  <w15:commentEx w15:paraId="293B0AA2" w15:done="1"/>
  <w15:commentEx w15:paraId="18F94257" w15:done="1"/>
  <w15:commentEx w15:paraId="6EBB6D1F" w15:done="1"/>
  <w15:commentEx w15:paraId="2FA11D31" w15:done="1"/>
  <w15:commentEx w15:paraId="560537CD" w15:done="1"/>
  <w15:commentEx w15:paraId="7CED3795" w15:done="0"/>
  <w15:commentEx w15:paraId="73F952BC" w15:done="0"/>
  <w15:commentEx w15:paraId="67DF2BB4" w15:done="1"/>
  <w15:commentEx w15:paraId="6BB4283D" w15:done="1"/>
  <w15:commentEx w15:paraId="51932A09" w15:done="1"/>
  <w15:commentEx w15:paraId="75617D48" w15:done="0"/>
  <w15:commentEx w15:paraId="72BA34D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故事如烟">
    <w15:presenceInfo w15:providerId="WPS Office" w15:userId="1954963827"/>
  </w15:person>
  <w15:person w15:author="WPS_1501142654">
    <w15:presenceInfo w15:providerId="WPS Office" w15:userId="3358503489"/>
  </w15:person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14B"/>
    <w:rsid w:val="00016DA6"/>
    <w:rsid w:val="000D3054"/>
    <w:rsid w:val="00373473"/>
    <w:rsid w:val="00491274"/>
    <w:rsid w:val="00544C66"/>
    <w:rsid w:val="0071514B"/>
    <w:rsid w:val="00836CFE"/>
    <w:rsid w:val="009E463F"/>
    <w:rsid w:val="00AC5691"/>
    <w:rsid w:val="00C84FD3"/>
    <w:rsid w:val="00D35251"/>
    <w:rsid w:val="00F16CCF"/>
    <w:rsid w:val="00F2412D"/>
    <w:rsid w:val="05A47CC2"/>
    <w:rsid w:val="078608E3"/>
    <w:rsid w:val="19AD3B07"/>
    <w:rsid w:val="2AD54210"/>
    <w:rsid w:val="2C8A2CDB"/>
    <w:rsid w:val="43785E3F"/>
    <w:rsid w:val="69AF0748"/>
    <w:rsid w:val="6C044D7B"/>
    <w:rsid w:val="7C2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6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character" w:customStyle="1" w:styleId="38">
    <w:name w:val="页脚 字符"/>
    <w:basedOn w:val="16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532</Words>
  <Characters>582</Characters>
  <Lines>4</Lines>
  <Paragraphs>1</Paragraphs>
  <TotalTime>236</TotalTime>
  <ScaleCrop>false</ScaleCrop>
  <LinksUpToDate>false</LinksUpToDate>
  <CharactersWithSpaces>589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2025-05-12T08:46:00Z</dcterms:created>
  <dc:creator>Achilles Wang</dc:creator>
  <cp:lastModifiedBy>小王业务繁忙</cp:lastModifiedBy>
  <dcterms:modified xsi:type="dcterms:W3CDTF">2025-05-14T09:58:33Z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2052-11.8.2.8053</vt:lpwstr>
  </property>
  <property fmtid="{D5CDD505-2E9C-101B-9397-08002B2CF9AE}" pid="4" name="ICV">
    <vt:lpwstr>47094D57CE634BE193BF406F72F82658_13</vt:lpwstr>
  </property>
</Properties>
</file>