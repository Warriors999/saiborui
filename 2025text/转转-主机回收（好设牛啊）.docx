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封面：电脑换新  旧主机该如何卖出高价？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简介：想卖出高价，还省心，那这几点你一定要做到。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del w:id="0" w:author="念念" w:date="2025-06-28T11:53:46Z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50系显卡一出，</w:t>
      </w:r>
    </w:p>
    <w:p>
      <w:pPr>
        <w:rPr>
          <w:ins w:id="1" w:author="念念" w:date="2025-06-28T11:48:35Z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像我一样已经换，或打算换新主机的兄弟</w:t>
      </w:r>
      <w:ins w:id="2" w:author="念念" w:date="2025-06-28T11:53:52Z">
        <w:r>
          <w:rPr>
            <w:rFonts w:hint="eastAsia"/>
            <w:lang w:val="en-US" w:eastAsia="zh-CN"/>
          </w:rPr>
          <w:t>们</w:t>
        </w:r>
      </w:ins>
      <w:r>
        <w:rPr>
          <w:rFonts w:hint="eastAsia"/>
          <w:lang w:val="en-US" w:eastAsia="zh-CN"/>
        </w:rPr>
        <w:t>，</w:t>
      </w:r>
    </w:p>
    <w:p>
      <w:pPr>
        <w:rPr>
          <w:del w:id="3" w:author="念念" w:date="2025-06-28T11:53:58Z"/>
          <w:rFonts w:hint="default"/>
          <w:lang w:val="en-US" w:eastAsia="zh-CN"/>
        </w:rPr>
      </w:pPr>
      <w:ins w:id="4" w:author="念念" w:date="2025-06-28T11:52:04Z">
        <w:r>
          <w:rPr>
            <w:rFonts w:hint="eastAsia"/>
            <w:lang w:val="en-US" w:eastAsia="zh-CN"/>
          </w:rPr>
          <w:t>你们</w:t>
        </w:r>
      </w:ins>
      <w:ins w:id="5" w:author="念念" w:date="2025-06-28T11:52:05Z">
        <w:r>
          <w:rPr>
            <w:rFonts w:hint="eastAsia"/>
            <w:lang w:val="en-US" w:eastAsia="zh-CN"/>
          </w:rPr>
          <w:t>手里</w:t>
        </w:r>
      </w:ins>
      <w:ins w:id="6" w:author="念念" w:date="2025-06-28T11:52:07Z">
        <w:r>
          <w:rPr>
            <w:rFonts w:hint="eastAsia"/>
            <w:lang w:val="en-US" w:eastAsia="zh-CN"/>
          </w:rPr>
          <w:t>旧的</w:t>
        </w:r>
      </w:ins>
      <w:ins w:id="7" w:author="念念" w:date="2025-06-28T11:52:09Z">
        <w:r>
          <w:rPr>
            <w:rFonts w:hint="eastAsia"/>
            <w:lang w:val="en-US" w:eastAsia="zh-CN"/>
          </w:rPr>
          <w:t>主机</w:t>
        </w:r>
      </w:ins>
      <w:ins w:id="8" w:author="念念" w:date="2025-06-28T11:52:10Z">
        <w:r>
          <w:rPr>
            <w:rFonts w:hint="eastAsia"/>
            <w:lang w:val="en-US" w:eastAsia="zh-CN"/>
          </w:rPr>
          <w:t>都是</w:t>
        </w:r>
      </w:ins>
      <w:ins w:id="9" w:author="念念" w:date="2025-06-28T11:52:12Z">
        <w:r>
          <w:rPr>
            <w:rFonts w:hint="eastAsia"/>
            <w:lang w:val="en-US" w:eastAsia="zh-CN"/>
          </w:rPr>
          <w:t>怎么处理的呢</w:t>
        </w:r>
      </w:ins>
      <w:ins w:id="10" w:author="念念" w:date="2025-06-28T11:52:14Z">
        <w:r>
          <w:rPr>
            <w:rFonts w:hint="eastAsia"/>
            <w:lang w:val="en-US" w:eastAsia="zh-CN"/>
          </w:rPr>
          <w:t>？</w:t>
        </w:r>
      </w:ins>
    </w:p>
    <w:p>
      <w:pPr>
        <w:rPr>
          <w:ins w:id="11" w:author="念念" w:date="2025-06-28T11:52:22Z"/>
          <w:rFonts w:hint="eastAsia"/>
          <w:lang w:val="en-US" w:eastAsia="zh-CN"/>
        </w:rPr>
      </w:pPr>
      <w:ins w:id="12" w:author="念念" w:date="2025-06-28T11:52:18Z">
        <w:r>
          <w:rPr>
            <w:rFonts w:hint="eastAsia"/>
            <w:lang w:val="en-US" w:eastAsia="zh-CN"/>
          </w:rPr>
          <w:t>又</w:t>
        </w:r>
      </w:ins>
      <w:r>
        <w:rPr>
          <w:rFonts w:hint="eastAsia"/>
          <w:lang w:val="en-US" w:eastAsia="zh-CN"/>
        </w:rPr>
        <w:t>该如何最大化回血</w:t>
      </w:r>
      <w:ins w:id="13" w:author="念念" w:date="2025-06-28T10:55:09Z">
        <w:r>
          <w:rPr>
            <w:rFonts w:hint="eastAsia"/>
            <w:lang w:val="en-US" w:eastAsia="zh-CN"/>
          </w:rPr>
          <w:t>？</w:t>
        </w:r>
      </w:ins>
    </w:p>
    <w:p>
      <w:pPr>
        <w:rPr>
          <w:rFonts w:hint="eastAsia"/>
          <w:lang w:val="en-US" w:eastAsia="zh-CN"/>
        </w:rPr>
      </w:pPr>
      <w:del w:id="14" w:author="念念" w:date="2025-06-28T11:52:25Z">
        <w:r>
          <w:rPr>
            <w:rFonts w:hint="default"/>
            <w:lang w:val="en-US" w:eastAsia="zh-CN"/>
          </w:rPr>
          <w:delText>，有几</w:delText>
        </w:r>
      </w:del>
      <w:ins w:id="15" w:author="念念" w:date="2025-06-28T11:52:26Z">
        <w:r>
          <w:rPr>
            <w:rFonts w:hint="eastAsia"/>
            <w:lang w:val="en-US" w:eastAsia="zh-CN"/>
          </w:rPr>
          <w:t>那</w:t>
        </w:r>
      </w:ins>
      <w:ins w:id="16" w:author="念念" w:date="2025-06-28T11:52:27Z">
        <w:r>
          <w:rPr>
            <w:rFonts w:hint="eastAsia"/>
            <w:lang w:val="en-US" w:eastAsia="zh-CN"/>
          </w:rPr>
          <w:t>这</w:t>
        </w:r>
      </w:ins>
      <w:ins w:id="17" w:author="念念" w:date="2025-06-28T11:52:31Z">
        <w:r>
          <w:rPr>
            <w:rFonts w:hint="eastAsia"/>
            <w:lang w:val="en-US" w:eastAsia="zh-CN"/>
          </w:rPr>
          <w:t>几</w:t>
        </w:r>
      </w:ins>
      <w:r>
        <w:rPr>
          <w:rFonts w:hint="eastAsia"/>
          <w:lang w:val="en-US" w:eastAsia="zh-CN"/>
        </w:rPr>
        <w:t>点可千万注意了！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一呢，就是时效性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二手的数码产品真就一天一个价，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越放越贬值，而且放家里还很占地方，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千万别因为一时偷懒就拖很久不出！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就是一定要选对出手平台。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二手主机属于那种很不透明的类目，贸然出手，后续扯皮的可能性很大。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在这方面，我就很推荐大家在转转这种大平台上出手</w:t>
      </w:r>
    </w:p>
    <w:p>
      <w:pPr>
        <w:numPr>
          <w:ilvl w:val="0"/>
          <w:numId w:val="0"/>
        </w:numPr>
        <w:rPr>
          <w:ins w:id="18" w:author="念念" w:date="2025-06-28T11:49:54Z"/>
          <w:rFonts w:hint="eastAsia"/>
          <w:lang w:val="en-US" w:eastAsia="zh-CN"/>
        </w:rPr>
      </w:pPr>
      <w:ins w:id="19" w:author="念念" w:date="2025-06-28T10:56:04Z">
        <w:r>
          <w:rPr>
            <w:rFonts w:hint="eastAsia"/>
            <w:lang w:val="en-US" w:eastAsia="zh-CN"/>
          </w:rPr>
          <w:t>因为</w:t>
        </w:r>
      </w:ins>
      <w:r>
        <w:rPr>
          <w:rFonts w:hint="eastAsia"/>
          <w:lang w:val="en-US" w:eastAsia="zh-CN"/>
        </w:rPr>
        <w:t>我也算是转转的老用户了，之前的各种手机、显卡都在它们家出过不</w:t>
      </w:r>
      <w:ins w:id="20" w:author="念念" w:date="2025-06-28T10:55:17Z">
        <w:r>
          <w:rPr>
            <w:rFonts w:hint="eastAsia"/>
            <w:lang w:val="en-US" w:eastAsia="zh-CN"/>
          </w:rPr>
          <w:t>下</w:t>
        </w:r>
      </w:ins>
      <w:ins w:id="21" w:author="念念" w:date="2025-06-28T10:55:30Z">
        <w:r>
          <w:rPr>
            <w:rFonts w:hint="eastAsia"/>
            <w:lang w:val="en-US" w:eastAsia="zh-CN"/>
          </w:rPr>
          <w:t>于</w:t>
        </w:r>
      </w:ins>
      <w:ins w:id="22" w:author="念念" w:date="2025-06-28T10:55:31Z">
        <w:r>
          <w:rPr>
            <w:rFonts w:hint="eastAsia"/>
            <w:lang w:val="en-US" w:eastAsia="zh-CN"/>
          </w:rPr>
          <w:t>10</w:t>
        </w:r>
      </w:ins>
      <w:ins w:id="23" w:author="念念" w:date="2025-06-28T10:55:32Z">
        <w:r>
          <w:rPr>
            <w:rFonts w:hint="eastAsia"/>
            <w:lang w:val="en-US" w:eastAsia="zh-CN"/>
          </w:rPr>
          <w:t>次</w:t>
        </w:r>
      </w:ins>
      <w:ins w:id="24" w:author="念念" w:date="2025-06-28T11:29:25Z">
        <w:r>
          <w:rPr>
            <w:rFonts w:hint="eastAsia"/>
            <w:lang w:val="en-US" w:eastAsia="zh-CN"/>
          </w:rPr>
          <w:t>（</w:t>
        </w:r>
      </w:ins>
      <w:ins w:id="25" w:author="念念" w:date="2025-06-28T11:29:28Z">
        <w:r>
          <w:rPr>
            <w:rFonts w:hint="eastAsia"/>
            <w:lang w:val="en-US" w:eastAsia="zh-CN"/>
          </w:rPr>
          <w:t>放</w:t>
        </w:r>
      </w:ins>
      <w:ins w:id="26" w:author="念念" w:date="2025-06-28T11:29:29Z">
        <w:r>
          <w:rPr>
            <w:rFonts w:hint="eastAsia"/>
            <w:lang w:val="en-US" w:eastAsia="zh-CN"/>
          </w:rPr>
          <w:t>老用户</w:t>
        </w:r>
      </w:ins>
      <w:ins w:id="27" w:author="念念" w:date="2025-06-28T11:29:31Z">
        <w:r>
          <w:rPr>
            <w:rFonts w:hint="eastAsia"/>
            <w:lang w:val="en-US" w:eastAsia="zh-CN"/>
          </w:rPr>
          <w:t>二维码</w:t>
        </w:r>
      </w:ins>
      <w:ins w:id="28" w:author="念念" w:date="2025-06-28T11:29:33Z">
        <w:r>
          <w:rPr>
            <w:rFonts w:hint="eastAsia"/>
            <w:lang w:val="en-US" w:eastAsia="zh-CN"/>
          </w:rPr>
          <w:t>录制的</w:t>
        </w:r>
      </w:ins>
      <w:ins w:id="29" w:author="念念" w:date="2025-06-28T11:29:34Z">
        <w:r>
          <w:rPr>
            <w:rFonts w:hint="eastAsia"/>
            <w:lang w:val="en-US" w:eastAsia="zh-CN"/>
          </w:rPr>
          <w:t>素材，</w:t>
        </w:r>
      </w:ins>
      <w:ins w:id="30" w:author="念念" w:date="2025-06-28T11:29:37Z">
        <w:r>
          <w:rPr>
            <w:rFonts w:hint="eastAsia"/>
            <w:lang w:val="en-US" w:eastAsia="zh-CN"/>
          </w:rPr>
          <w:t>我给你发群里</w:t>
        </w:r>
      </w:ins>
      <w:ins w:id="31" w:author="念念" w:date="2025-06-28T11:29:38Z">
        <w:r>
          <w:rPr>
            <w:rFonts w:hint="eastAsia"/>
            <w:lang w:val="en-US" w:eastAsia="zh-CN"/>
          </w:rPr>
          <w:t>）</w:t>
        </w:r>
      </w:ins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ins w:id="32" w:author="念念" w:date="2025-06-28T11:52:39Z">
        <w:r>
          <w:rPr>
            <w:rFonts w:hint="eastAsia"/>
            <w:lang w:val="en-US" w:eastAsia="zh-CN"/>
          </w:rPr>
          <w:t>因为</w:t>
        </w:r>
      </w:ins>
      <w:ins w:id="33" w:author="念念" w:date="2025-06-28T11:52:40Z">
        <w:r>
          <w:rPr>
            <w:rFonts w:hint="eastAsia"/>
            <w:lang w:val="en-US" w:eastAsia="zh-CN"/>
          </w:rPr>
          <w:t>真的</w:t>
        </w:r>
      </w:ins>
      <w:ins w:id="34" w:author="念念" w:date="2025-06-28T11:52:41Z">
        <w:r>
          <w:rPr>
            <w:rFonts w:hint="eastAsia"/>
            <w:lang w:val="en-US" w:eastAsia="zh-CN"/>
          </w:rPr>
          <w:t>很</w:t>
        </w:r>
      </w:ins>
      <w:ins w:id="35" w:author="念念" w:date="2025-06-28T11:52:42Z">
        <w:r>
          <w:rPr>
            <w:rFonts w:hint="eastAsia"/>
            <w:lang w:val="en-US" w:eastAsia="zh-CN"/>
          </w:rPr>
          <w:t>方便</w:t>
        </w:r>
      </w:ins>
      <w:ins w:id="36" w:author="念念" w:date="2025-06-28T11:52:46Z">
        <w:r>
          <w:rPr>
            <w:rFonts w:hint="eastAsia"/>
            <w:lang w:val="en-US" w:eastAsia="zh-CN"/>
          </w:rPr>
          <w:t>省心</w:t>
        </w:r>
      </w:ins>
      <w:ins w:id="37" w:author="念念" w:date="2025-06-28T11:52:48Z">
        <w:r>
          <w:rPr>
            <w:rFonts w:hint="eastAsia"/>
            <w:lang w:val="en-US" w:eastAsia="zh-CN"/>
          </w:rPr>
          <w:t>，</w:t>
        </w:r>
      </w:ins>
      <w:ins w:id="38" w:author="念念" w:date="2025-06-28T11:52:58Z">
        <w:r>
          <w:rPr>
            <w:rFonts w:hint="eastAsia"/>
            <w:lang w:val="en-US" w:eastAsia="zh-CN"/>
          </w:rPr>
          <w:t>我才想</w:t>
        </w:r>
      </w:ins>
      <w:ins w:id="39" w:author="念念" w:date="2025-06-28T11:53:00Z">
        <w:r>
          <w:rPr>
            <w:rFonts w:hint="eastAsia"/>
            <w:lang w:val="en-US" w:eastAsia="zh-CN"/>
          </w:rPr>
          <w:t>推荐</w:t>
        </w:r>
      </w:ins>
      <w:ins w:id="40" w:author="念念" w:date="2025-06-28T11:53:01Z">
        <w:r>
          <w:rPr>
            <w:rFonts w:hint="eastAsia"/>
            <w:lang w:val="en-US" w:eastAsia="zh-CN"/>
          </w:rPr>
          <w:t>给兄弟们</w:t>
        </w:r>
      </w:ins>
      <w:del w:id="41" w:author="念念" w:date="2025-06-28T10:55:15Z">
        <w:r>
          <w:rPr>
            <w:rFonts w:hint="eastAsia"/>
            <w:lang w:val="en-US" w:eastAsia="zh-CN"/>
          </w:rPr>
          <w:delText>少</w:delText>
        </w:r>
      </w:del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ins w:id="42" w:author="念念" w:date="2025-06-28T11:29:45Z">
        <w:r>
          <w:rPr>
            <w:rFonts w:hint="eastAsia"/>
            <w:lang w:val="en-US" w:eastAsia="zh-CN"/>
          </w:rPr>
          <w:t>那</w:t>
        </w:r>
      </w:ins>
      <w:r>
        <w:rPr>
          <w:rFonts w:hint="eastAsia"/>
          <w:lang w:val="en-US" w:eastAsia="zh-CN"/>
        </w:rPr>
        <w:t>这次的主机也不例外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他们家支持免费上门回收，尤其电脑这种大东西是真的能省不少功夫</w:t>
      </w:r>
    </w:p>
    <w:p>
      <w:pPr>
        <w:numPr>
          <w:ilvl w:val="0"/>
          <w:numId w:val="0"/>
        </w:numPr>
        <w:rPr>
          <w:del w:id="43" w:author="念念" w:date="2025-06-28T11:38:55Z"/>
          <w:rFonts w:hint="default"/>
          <w:lang w:val="en-US" w:eastAsia="zh-CN"/>
        </w:rPr>
      </w:pPr>
      <w:del w:id="44" w:author="念念" w:date="2025-06-28T11:38:55Z">
        <w:r>
          <w:rPr>
            <w:rFonts w:hint="eastAsia"/>
            <w:lang w:val="en-US" w:eastAsia="zh-CN"/>
          </w:rPr>
          <w:delText>不需要我背着到快递站点，也不需要掏邮费，</w:delText>
        </w:r>
      </w:del>
    </w:p>
    <w:p>
      <w:pPr>
        <w:numPr>
          <w:ilvl w:val="0"/>
          <w:numId w:val="0"/>
        </w:numPr>
        <w:rPr>
          <w:ins w:id="45" w:author="念念" w:date="2025-06-28T11:39:08Z"/>
          <w:rFonts w:hint="eastAsia"/>
          <w:lang w:val="en-US" w:eastAsia="zh-CN"/>
        </w:rPr>
      </w:pPr>
      <w:ins w:id="46" w:author="念念" w:date="2025-06-28T11:38:42Z">
        <w:r>
          <w:rPr>
            <w:rFonts w:hint="eastAsia"/>
            <w:lang w:val="en-US" w:eastAsia="zh-CN"/>
          </w:rPr>
          <w:t>像</w:t>
        </w:r>
      </w:ins>
      <w:r>
        <w:rPr>
          <w:rFonts w:hint="eastAsia"/>
          <w:lang w:val="en-US" w:eastAsia="zh-CN"/>
        </w:rPr>
        <w:t>我本身工作比较忙，</w:t>
      </w:r>
      <w:ins w:id="47" w:author="念念" w:date="2025-06-28T11:38:52Z">
        <w:r>
          <w:rPr>
            <w:rFonts w:hint="eastAsia"/>
            <w:lang w:val="en-US" w:eastAsia="zh-CN"/>
          </w:rPr>
          <w:t>也</w:t>
        </w:r>
      </w:ins>
      <w:ins w:id="48" w:author="念念" w:date="2025-06-28T11:38:50Z">
        <w:r>
          <w:rPr>
            <w:rFonts w:hint="eastAsia"/>
            <w:lang w:val="en-US" w:eastAsia="zh-CN"/>
          </w:rPr>
          <w:t>不需要我背着到快递站点，</w:t>
        </w:r>
      </w:ins>
    </w:p>
    <w:p>
      <w:pPr>
        <w:numPr>
          <w:ilvl w:val="0"/>
          <w:numId w:val="0"/>
        </w:numPr>
        <w:rPr>
          <w:del w:id="49" w:author="念念" w:date="2025-06-28T11:39:04Z"/>
          <w:rFonts w:hint="default"/>
          <w:lang w:val="en-US" w:eastAsia="zh-CN"/>
        </w:rPr>
      </w:pPr>
      <w:r>
        <w:rPr>
          <w:rFonts w:hint="eastAsia"/>
          <w:lang w:val="en-US" w:eastAsia="zh-CN"/>
        </w:rPr>
        <w:t>约好我方便的时间后，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del w:id="50" w:author="念念" w:date="2025-06-28T11:39:04Z">
        <w:r>
          <w:rPr>
            <w:rFonts w:hint="default"/>
            <w:lang w:val="en-US" w:eastAsia="zh-CN"/>
          </w:rPr>
          <w:delText>转转的工程师会提前跟我确认，然后</w:delText>
        </w:r>
      </w:del>
      <w:ins w:id="51" w:author="念念" w:date="2025-06-28T11:39:05Z">
        <w:r>
          <w:rPr>
            <w:rFonts w:hint="eastAsia"/>
            <w:lang w:val="en-US" w:eastAsia="zh-CN"/>
          </w:rPr>
          <w:t>转转</w:t>
        </w:r>
      </w:ins>
      <w:ins w:id="52" w:author="念念" w:date="2025-06-28T11:39:06Z">
        <w:r>
          <w:rPr>
            <w:rFonts w:hint="eastAsia"/>
            <w:lang w:val="en-US" w:eastAsia="zh-CN"/>
          </w:rPr>
          <w:t>小哥</w:t>
        </w:r>
      </w:ins>
      <w:r>
        <w:rPr>
          <w:rFonts w:hint="eastAsia"/>
          <w:lang w:val="en-US" w:eastAsia="zh-CN"/>
        </w:rPr>
        <w:t>很快就到了。</w:t>
      </w:r>
    </w:p>
    <w:p>
      <w:pPr>
        <w:numPr>
          <w:ilvl w:val="0"/>
          <w:numId w:val="0"/>
        </w:numPr>
        <w:rPr>
          <w:ins w:id="53" w:author="念念" w:date="2025-06-28T12:00:29Z"/>
          <w:rFonts w:hint="eastAsia"/>
          <w:lang w:val="en-US" w:eastAsia="zh-CN"/>
        </w:rPr>
      </w:pPr>
      <w:ins w:id="54" w:author="念念" w:date="2025-06-28T11:42:29Z">
        <w:commentRangeStart w:id="0"/>
        <w:r>
          <w:rPr>
            <w:rFonts w:hint="eastAsia"/>
            <w:lang w:val="en-US" w:eastAsia="zh-CN"/>
          </w:rPr>
          <w:t>整个</w:t>
        </w:r>
      </w:ins>
      <w:del w:id="55" w:author="念念" w:date="2025-06-28T11:42:27Z">
        <w:r>
          <w:rPr>
            <w:rFonts w:hint="eastAsia"/>
            <w:lang w:val="en-US" w:eastAsia="zh-CN"/>
          </w:rPr>
          <w:delText>小哥</w:delText>
        </w:r>
      </w:del>
      <w:del w:id="56" w:author="念念" w:date="2025-06-28T11:39:16Z">
        <w:r>
          <w:rPr>
            <w:rFonts w:hint="default"/>
            <w:lang w:val="en-US" w:eastAsia="zh-CN"/>
          </w:rPr>
          <w:delText>检查</w:delText>
        </w:r>
      </w:del>
      <w:ins w:id="57" w:author="念念" w:date="2025-06-28T11:39:18Z">
        <w:r>
          <w:rPr>
            <w:rFonts w:hint="eastAsia"/>
            <w:lang w:val="en-US" w:eastAsia="zh-CN"/>
          </w:rPr>
          <w:t>质检的</w:t>
        </w:r>
      </w:ins>
      <w:ins w:id="58" w:author="念念" w:date="2025-06-28T11:39:20Z">
        <w:r>
          <w:rPr>
            <w:rFonts w:hint="eastAsia"/>
            <w:lang w:val="en-US" w:eastAsia="zh-CN"/>
          </w:rPr>
          <w:t>过程</w:t>
        </w:r>
      </w:ins>
      <w:del w:id="59" w:author="念念" w:date="2025-06-28T11:39:23Z">
        <w:r>
          <w:rPr>
            <w:rFonts w:hint="eastAsia"/>
            <w:lang w:val="en-US" w:eastAsia="zh-CN"/>
          </w:rPr>
          <w:delText>的</w:delText>
        </w:r>
      </w:del>
      <w:r>
        <w:rPr>
          <w:rFonts w:hint="eastAsia"/>
          <w:lang w:val="en-US" w:eastAsia="zh-CN"/>
        </w:rPr>
        <w:t>很认真</w:t>
      </w:r>
      <w:commentRangeEnd w:id="0"/>
      <w:r>
        <w:commentReference w:id="0"/>
      </w:r>
      <w:r>
        <w:rPr>
          <w:rFonts w:hint="eastAsia"/>
          <w:lang w:val="en-US" w:eastAsia="zh-CN"/>
        </w:rPr>
        <w:t>，</w:t>
      </w:r>
    </w:p>
    <w:p>
      <w:pPr>
        <w:numPr>
          <w:ilvl w:val="0"/>
          <w:numId w:val="0"/>
        </w:numPr>
        <w:rPr>
          <w:del w:id="60" w:author="念念" w:date="2025-06-28T12:00:21Z"/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对主机的成色、</w:t>
      </w:r>
    </w:p>
    <w:p>
      <w:pPr>
        <w:numPr>
          <w:ilvl w:val="0"/>
          <w:numId w:val="0"/>
        </w:numPr>
        <w:rPr>
          <w:ins w:id="61" w:author="念念" w:date="2025-06-28T12:00:26Z"/>
          <w:rFonts w:hint="eastAsia"/>
          <w:lang w:val="en-US" w:eastAsia="zh-CN"/>
        </w:rPr>
      </w:pPr>
      <w:ins w:id="62" w:author="念念" w:date="2025-06-28T12:00:19Z">
        <w:r>
          <w:rPr>
            <w:rFonts w:hint="eastAsia"/>
            <w:lang w:val="en-US" w:eastAsia="zh-CN"/>
          </w:rPr>
          <w:t>显</w:t>
        </w:r>
      </w:ins>
      <w:del w:id="63" w:author="念念" w:date="2025-06-28T12:00:15Z">
        <w:r>
          <w:rPr>
            <w:rFonts w:hint="eastAsia"/>
            <w:lang w:val="en-US" w:eastAsia="zh-CN"/>
          </w:rPr>
          <w:delText>显</w:delText>
        </w:r>
      </w:del>
      <w:r>
        <w:rPr>
          <w:rFonts w:hint="eastAsia"/>
          <w:lang w:val="en-US" w:eastAsia="zh-CN"/>
        </w:rPr>
        <w:t>卡的</w:t>
      </w:r>
      <w:ins w:id="64" w:author="念念" w:date="2025-06-28T12:00:11Z">
        <w:r>
          <w:rPr>
            <w:rFonts w:hint="eastAsia"/>
            <w:lang w:val="en-US" w:eastAsia="zh-CN"/>
          </w:rPr>
          <w:t>使用</w:t>
        </w:r>
      </w:ins>
      <w:ins w:id="65" w:author="念念" w:date="2025-06-28T12:00:12Z">
        <w:r>
          <w:rPr>
            <w:rFonts w:hint="eastAsia"/>
            <w:lang w:val="en-US" w:eastAsia="zh-CN"/>
          </w:rPr>
          <w:t>痕迹</w:t>
        </w:r>
      </w:ins>
      <w:del w:id="66" w:author="念念" w:date="2025-06-28T12:00:04Z">
        <w:r>
          <w:rPr>
            <w:rFonts w:hint="eastAsia"/>
            <w:lang w:val="en-US" w:eastAsia="zh-CN"/>
          </w:rPr>
          <w:delText>新</w:delText>
        </w:r>
      </w:del>
      <w:del w:id="67" w:author="念念" w:date="2025-06-28T12:00:03Z">
        <w:r>
          <w:rPr>
            <w:rFonts w:hint="eastAsia"/>
            <w:lang w:val="en-US" w:eastAsia="zh-CN"/>
          </w:rPr>
          <w:delText>旧、有无划痕</w:delText>
        </w:r>
      </w:del>
      <w:r>
        <w:rPr>
          <w:rFonts w:hint="eastAsia"/>
          <w:lang w:val="en-US" w:eastAsia="zh-CN"/>
        </w:rPr>
        <w:t>等都做了细致检查</w:t>
      </w:r>
      <w:commentRangeEnd w:id="1"/>
      <w:r>
        <w:commentReference w:id="1"/>
      </w:r>
      <w:r>
        <w:rPr>
          <w:rFonts w:hint="eastAsia"/>
          <w:lang w:val="en-US" w:eastAsia="zh-CN"/>
        </w:rPr>
        <w:t>，</w:t>
      </w:r>
    </w:p>
    <w:p>
      <w:pPr>
        <w:numPr>
          <w:ilvl w:val="0"/>
          <w:numId w:val="0"/>
        </w:numPr>
        <w:rPr>
          <w:ins w:id="68" w:author="念念" w:date="2025-06-28T11:43:17Z"/>
          <w:rFonts w:hint="default"/>
          <w:lang w:val="en-US" w:eastAsia="zh-CN"/>
        </w:rPr>
      </w:pPr>
      <w:ins w:id="69" w:author="念念" w:date="2025-06-28T11:55:12Z">
        <w:commentRangeStart w:id="2"/>
        <w:r>
          <w:rPr>
            <w:rFonts w:hint="eastAsia"/>
            <w:lang w:val="en-US" w:eastAsia="zh-CN"/>
          </w:rPr>
          <w:t>有</w:t>
        </w:r>
      </w:ins>
      <w:ins w:id="70" w:author="念念" w:date="2025-06-28T11:55:13Z">
        <w:r>
          <w:rPr>
            <w:rFonts w:hint="eastAsia"/>
            <w:lang w:val="en-US" w:eastAsia="zh-CN"/>
          </w:rPr>
          <w:t>需要</w:t>
        </w:r>
      </w:ins>
      <w:ins w:id="71" w:author="念念" w:date="2025-06-28T11:55:15Z">
        <w:r>
          <w:rPr>
            <w:rFonts w:hint="eastAsia"/>
            <w:lang w:val="en-US" w:eastAsia="zh-CN"/>
          </w:rPr>
          <w:t>扣价的</w:t>
        </w:r>
      </w:ins>
      <w:ins w:id="72" w:author="念念" w:date="2025-06-28T11:55:16Z">
        <w:r>
          <w:rPr>
            <w:rFonts w:hint="eastAsia"/>
            <w:lang w:val="en-US" w:eastAsia="zh-CN"/>
          </w:rPr>
          <w:t>地方</w:t>
        </w:r>
      </w:ins>
      <w:ins w:id="73" w:author="念念" w:date="2025-06-28T11:55:18Z">
        <w:r>
          <w:rPr>
            <w:rFonts w:hint="eastAsia"/>
            <w:lang w:val="en-US" w:eastAsia="zh-CN"/>
          </w:rPr>
          <w:t>也会</w:t>
        </w:r>
      </w:ins>
      <w:ins w:id="74" w:author="念念" w:date="2025-06-28T12:00:37Z">
        <w:r>
          <w:rPr>
            <w:rFonts w:hint="eastAsia"/>
            <w:lang w:val="en-US" w:eastAsia="zh-CN"/>
          </w:rPr>
          <w:t>一一</w:t>
        </w:r>
      </w:ins>
      <w:ins w:id="75" w:author="念念" w:date="2025-06-28T11:55:19Z">
        <w:r>
          <w:rPr>
            <w:rFonts w:hint="eastAsia"/>
            <w:lang w:val="en-US" w:eastAsia="zh-CN"/>
          </w:rPr>
          <w:t>指出</w:t>
        </w:r>
      </w:ins>
      <w:ins w:id="76" w:author="念念" w:date="2025-06-28T11:43:37Z">
        <w:r>
          <w:rPr>
            <w:rFonts w:hint="eastAsia"/>
            <w:lang w:val="en-US" w:eastAsia="zh-CN"/>
          </w:rPr>
          <w:t>，</w:t>
        </w:r>
      </w:ins>
      <w:ins w:id="77" w:author="念念" w:date="2025-06-28T11:43:41Z">
        <w:r>
          <w:rPr>
            <w:rFonts w:hint="eastAsia"/>
            <w:lang w:val="en-US" w:eastAsia="zh-CN"/>
          </w:rPr>
          <w:t>特别透明</w:t>
        </w:r>
      </w:ins>
      <w:ins w:id="78" w:author="念念" w:date="2025-06-28T11:43:47Z">
        <w:r>
          <w:rPr>
            <w:rFonts w:hint="eastAsia"/>
            <w:lang w:val="en-US" w:eastAsia="zh-CN"/>
          </w:rPr>
          <w:t>，</w:t>
        </w:r>
      </w:ins>
      <w:ins w:id="79" w:author="念念" w:date="2025-06-28T11:43:50Z">
        <w:r>
          <w:rPr>
            <w:rFonts w:hint="eastAsia"/>
            <w:lang w:val="en-US" w:eastAsia="zh-CN"/>
          </w:rPr>
          <w:t>不会</w:t>
        </w:r>
      </w:ins>
      <w:ins w:id="80" w:author="念念" w:date="2025-06-28T11:43:51Z">
        <w:r>
          <w:rPr>
            <w:rFonts w:hint="eastAsia"/>
            <w:lang w:val="en-US" w:eastAsia="zh-CN"/>
          </w:rPr>
          <w:t>出现</w:t>
        </w:r>
      </w:ins>
      <w:ins w:id="81" w:author="念念" w:date="2025-06-28T11:43:52Z">
        <w:r>
          <w:rPr>
            <w:rFonts w:hint="eastAsia"/>
            <w:lang w:val="en-US" w:eastAsia="zh-CN"/>
          </w:rPr>
          <w:t>乱</w:t>
        </w:r>
      </w:ins>
      <w:ins w:id="82" w:author="念念" w:date="2025-06-28T11:43:54Z">
        <w:r>
          <w:rPr>
            <w:rFonts w:hint="eastAsia"/>
            <w:lang w:val="en-US" w:eastAsia="zh-CN"/>
          </w:rPr>
          <w:t>扣价</w:t>
        </w:r>
      </w:ins>
      <w:ins w:id="83" w:author="念念" w:date="2025-06-28T11:43:56Z">
        <w:r>
          <w:rPr>
            <w:rFonts w:hint="eastAsia"/>
            <w:lang w:val="en-US" w:eastAsia="zh-CN"/>
          </w:rPr>
          <w:t>的情况</w:t>
        </w:r>
        <w:commentRangeEnd w:id="2"/>
      </w:ins>
      <w:r>
        <w:commentReference w:id="2"/>
      </w:r>
    </w:p>
    <w:p>
      <w:pPr>
        <w:numPr>
          <w:ilvl w:val="0"/>
          <w:numId w:val="0"/>
        </w:numPr>
        <w:rPr>
          <w:del w:id="84" w:author="念念" w:date="2025-06-28T11:43:13Z"/>
          <w:rFonts w:hint="default"/>
          <w:lang w:val="en-US" w:eastAsia="zh-CN"/>
        </w:rPr>
      </w:pPr>
      <w:del w:id="85" w:author="念念" w:date="2025-06-28T11:43:14Z">
        <w:r>
          <w:rPr>
            <w:rFonts w:hint="eastAsia"/>
            <w:lang w:val="en-US" w:eastAsia="zh-CN"/>
          </w:rPr>
          <w:delText>各个</w:delText>
        </w:r>
      </w:del>
      <w:del w:id="86" w:author="念念" w:date="2025-06-28T11:43:13Z">
        <w:r>
          <w:rPr>
            <w:rFonts w:hint="eastAsia"/>
            <w:lang w:val="en-US" w:eastAsia="zh-CN"/>
          </w:rPr>
          <w:delText>成色也是有着详细的细分等级</w:delText>
        </w:r>
      </w:del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ins w:id="87" w:author="念念" w:date="2025-06-28T11:44:00Z">
        <w:commentRangeStart w:id="3"/>
        <w:r>
          <w:rPr>
            <w:rFonts w:hint="eastAsia"/>
            <w:lang w:val="en-US" w:eastAsia="zh-CN"/>
          </w:rPr>
          <w:t>并且</w:t>
        </w:r>
      </w:ins>
      <w:ins w:id="88" w:author="念念" w:date="2025-06-28T11:44:01Z">
        <w:r>
          <w:rPr>
            <w:rFonts w:hint="eastAsia"/>
            <w:lang w:val="en-US" w:eastAsia="zh-CN"/>
          </w:rPr>
          <w:t>最后</w:t>
        </w:r>
      </w:ins>
      <w:r>
        <w:rPr>
          <w:rFonts w:hint="eastAsia"/>
          <w:lang w:val="en-US" w:eastAsia="zh-CN"/>
        </w:rPr>
        <w:t>价格</w:t>
      </w:r>
      <w:ins w:id="89" w:author="念念" w:date="2025-06-28T11:44:04Z">
        <w:r>
          <w:rPr>
            <w:rFonts w:hint="eastAsia"/>
            <w:lang w:val="en-US" w:eastAsia="zh-CN"/>
          </w:rPr>
          <w:t>也是</w:t>
        </w:r>
      </w:ins>
      <w:del w:id="90" w:author="念念" w:date="2025-06-28T11:44:03Z">
        <w:r>
          <w:rPr>
            <w:rFonts w:hint="eastAsia"/>
            <w:lang w:val="en-US" w:eastAsia="zh-CN"/>
          </w:rPr>
          <w:delText>则</w:delText>
        </w:r>
      </w:del>
      <w:r>
        <w:rPr>
          <w:rFonts w:hint="eastAsia"/>
          <w:lang w:val="en-US" w:eastAsia="zh-CN"/>
        </w:rPr>
        <w:t>由系统直接生成，</w:t>
      </w:r>
      <w:ins w:id="91" w:author="念念" w:date="2025-06-28T11:44:11Z">
        <w:r>
          <w:rPr>
            <w:rFonts w:hint="eastAsia"/>
            <w:lang w:val="en-US" w:eastAsia="zh-CN"/>
          </w:rPr>
          <w:t>没有</w:t>
        </w:r>
      </w:ins>
      <w:ins w:id="92" w:author="念念" w:date="2025-06-28T11:44:12Z">
        <w:r>
          <w:rPr>
            <w:rFonts w:hint="eastAsia"/>
            <w:lang w:val="en-US" w:eastAsia="zh-CN"/>
          </w:rPr>
          <w:t>人为</w:t>
        </w:r>
      </w:ins>
      <w:del w:id="93" w:author="念念" w:date="2025-06-28T11:44:08Z">
        <w:r>
          <w:rPr>
            <w:rFonts w:hint="eastAsia"/>
            <w:lang w:val="en-US" w:eastAsia="zh-CN"/>
          </w:rPr>
          <w:delText>回收师没有</w:delText>
        </w:r>
      </w:del>
      <w:r>
        <w:rPr>
          <w:rFonts w:hint="eastAsia"/>
          <w:lang w:val="en-US" w:eastAsia="zh-CN"/>
        </w:rPr>
        <w:t>更改的权力</w:t>
      </w:r>
      <w:commentRangeEnd w:id="3"/>
      <w:r>
        <w:commentReference w:id="3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保证公正透明不会恶意压价，让人放心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我实际</w:t>
      </w:r>
      <w:ins w:id="94" w:author="念念" w:date="2025-06-28T11:44:28Z">
        <w:r>
          <w:rPr>
            <w:rFonts w:hint="eastAsia"/>
            <w:lang w:val="en-US" w:eastAsia="zh-CN"/>
          </w:rPr>
          <w:t>整个</w:t>
        </w:r>
      </w:ins>
      <w:r>
        <w:rPr>
          <w:rFonts w:hint="eastAsia"/>
          <w:lang w:val="en-US" w:eastAsia="zh-CN"/>
        </w:rPr>
        <w:t>体验</w:t>
      </w:r>
      <w:ins w:id="95" w:author="念念" w:date="2025-06-28T11:44:19Z">
        <w:r>
          <w:rPr>
            <w:rFonts w:hint="eastAsia"/>
            <w:lang w:val="en-US" w:eastAsia="zh-CN"/>
          </w:rPr>
          <w:t>下来</w:t>
        </w:r>
      </w:ins>
      <w:r>
        <w:rPr>
          <w:rFonts w:hint="eastAsia"/>
          <w:lang w:val="en-US" w:eastAsia="zh-CN"/>
        </w:rPr>
        <w:t>，感觉只要照实填机况，回收价确实跟预估价是差不多的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像我这台三年前的</w:t>
      </w:r>
      <w:del w:id="96" w:author="念念" w:date="2025-06-28T12:00:54Z">
        <w:r>
          <w:rPr>
            <w:rFonts w:hint="default"/>
            <w:lang w:val="en-US" w:eastAsia="zh-CN"/>
          </w:rPr>
          <w:delText>电脑</w:delText>
        </w:r>
      </w:del>
      <w:ins w:id="97" w:author="念念" w:date="2025-06-28T12:00:55Z">
        <w:r>
          <w:rPr>
            <w:rFonts w:hint="eastAsia"/>
            <w:lang w:val="en-US" w:eastAsia="zh-CN"/>
          </w:rPr>
          <w:t>电脑</w:t>
        </w:r>
      </w:ins>
      <w:ins w:id="98" w:author="念念" w:date="2025-06-28T12:00:57Z">
        <w:r>
          <w:rPr>
            <w:rFonts w:hint="eastAsia"/>
            <w:lang w:val="en-US" w:eastAsia="zh-CN"/>
          </w:rPr>
          <w:t>主机</w:t>
        </w:r>
      </w:ins>
      <w:r>
        <w:rPr>
          <w:rFonts w:hint="eastAsia"/>
          <w:lang w:val="en-US" w:eastAsia="zh-CN"/>
        </w:rPr>
        <w:t>，现在都能到手将近五千块钱，还是蛮符合我的心理预期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跟我确认价格无异议后，钱当面打款秒到账，相当省心。</w:t>
      </w:r>
      <w:commentRangeEnd w:id="4"/>
      <w:r>
        <w:commentReference w:id="4"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不得不说，在转转上出手的体验还是蛮不错的。</w:t>
      </w:r>
      <w:commentRangeEnd w:id="5"/>
      <w:r>
        <w:commentReference w:id="5"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我们用户基本只</w:t>
      </w:r>
      <w:del w:id="99" w:author="念念" w:date="2025-06-28T11:45:04Z">
        <w:r>
          <w:rPr>
            <w:rFonts w:hint="default"/>
            <w:lang w:val="en-US" w:eastAsia="zh-CN"/>
          </w:rPr>
          <w:delText>负责预约</w:delText>
        </w:r>
      </w:del>
      <w:ins w:id="100" w:author="念念" w:date="2025-06-28T11:45:05Z">
        <w:r>
          <w:rPr>
            <w:rFonts w:hint="eastAsia"/>
            <w:lang w:val="en-US" w:eastAsia="zh-CN"/>
          </w:rPr>
          <w:t>用</w:t>
        </w:r>
      </w:ins>
      <w:ins w:id="101" w:author="念念" w:date="2025-06-28T11:45:07Z">
        <w:r>
          <w:rPr>
            <w:rFonts w:hint="eastAsia"/>
            <w:lang w:val="en-US" w:eastAsia="zh-CN"/>
          </w:rPr>
          <w:t>下单</w:t>
        </w:r>
      </w:ins>
      <w:ins w:id="102" w:author="念念" w:date="2025-06-28T11:45:08Z">
        <w:r>
          <w:rPr>
            <w:rFonts w:hint="eastAsia"/>
            <w:lang w:val="en-US" w:eastAsia="zh-CN"/>
          </w:rPr>
          <w:t>预约</w:t>
        </w:r>
      </w:ins>
      <w:ins w:id="103" w:author="念念" w:date="2025-06-28T11:45:09Z">
        <w:r>
          <w:rPr>
            <w:rFonts w:hint="eastAsia"/>
            <w:lang w:val="en-US" w:eastAsia="zh-CN"/>
          </w:rPr>
          <w:t>就行</w:t>
        </w:r>
      </w:ins>
      <w:r>
        <w:rPr>
          <w:rFonts w:hint="eastAsia"/>
          <w:lang w:val="en-US" w:eastAsia="zh-CN"/>
        </w:rPr>
        <w:t>，后续一切</w:t>
      </w:r>
      <w:ins w:id="104" w:author="念念" w:date="2025-06-28T11:45:16Z">
        <w:r>
          <w:rPr>
            <w:rFonts w:hint="eastAsia"/>
            <w:lang w:val="en-US" w:eastAsia="zh-CN"/>
          </w:rPr>
          <w:t>繁琐的</w:t>
        </w:r>
      </w:ins>
      <w:ins w:id="105" w:author="念念" w:date="2025-06-28T11:45:17Z">
        <w:r>
          <w:rPr>
            <w:rFonts w:hint="eastAsia"/>
            <w:lang w:val="en-US" w:eastAsia="zh-CN"/>
          </w:rPr>
          <w:t>问题</w:t>
        </w:r>
      </w:ins>
      <w:del w:id="106" w:author="念念" w:date="2025-06-28T11:45:14Z">
        <w:r>
          <w:rPr>
            <w:rFonts w:hint="eastAsia"/>
            <w:lang w:val="en-US" w:eastAsia="zh-CN"/>
          </w:rPr>
          <w:delText>事物</w:delText>
        </w:r>
      </w:del>
      <w:r>
        <w:rPr>
          <w:rFonts w:hint="eastAsia"/>
          <w:lang w:val="en-US" w:eastAsia="zh-CN"/>
        </w:rPr>
        <w:t>工作人员都会帮我们搞定，全程还不到半小时，省心省力价格还公道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最近有各种</w:t>
      </w:r>
      <w:ins w:id="107" w:author="念念" w:date="2025-06-28T11:53:16Z">
        <w:r>
          <w:rPr>
            <w:rFonts w:hint="eastAsia"/>
            <w:lang w:val="en-US" w:eastAsia="zh-CN"/>
          </w:rPr>
          <w:t>换</w:t>
        </w:r>
      </w:ins>
      <w:ins w:id="108" w:author="念念" w:date="2025-06-28T11:53:17Z">
        <w:r>
          <w:rPr>
            <w:rFonts w:hint="eastAsia"/>
            <w:lang w:val="en-US" w:eastAsia="zh-CN"/>
          </w:rPr>
          <w:t>新</w:t>
        </w:r>
      </w:ins>
      <w:ins w:id="109" w:author="念念" w:date="2025-06-28T11:53:19Z">
        <w:r>
          <w:rPr>
            <w:rFonts w:hint="eastAsia"/>
            <w:lang w:val="en-US" w:eastAsia="zh-CN"/>
          </w:rPr>
          <w:t>回血</w:t>
        </w:r>
      </w:ins>
      <w:del w:id="110" w:author="念念" w:date="2025-06-28T11:53:13Z">
        <w:r>
          <w:rPr>
            <w:rFonts w:hint="eastAsia"/>
            <w:lang w:val="en-US" w:eastAsia="zh-CN"/>
          </w:rPr>
          <w:delText>回收</w:delText>
        </w:r>
      </w:del>
      <w:r>
        <w:rPr>
          <w:rFonts w:hint="eastAsia"/>
          <w:lang w:val="en-US" w:eastAsia="zh-CN"/>
        </w:rPr>
        <w:t>需求的兄弟</w:t>
      </w:r>
      <w:ins w:id="111" w:author="念念" w:date="2025-06-28T11:53:23Z">
        <w:r>
          <w:rPr>
            <w:rFonts w:hint="eastAsia"/>
            <w:lang w:val="en-US" w:eastAsia="zh-CN"/>
          </w:rPr>
          <w:t>们</w:t>
        </w:r>
      </w:ins>
      <w:r>
        <w:rPr>
          <w:rFonts w:hint="eastAsia"/>
          <w:lang w:val="en-US" w:eastAsia="zh-CN"/>
        </w:rPr>
        <w:t>，我是真推荐你们</w:t>
      </w:r>
      <w:ins w:id="112" w:author="念念" w:date="2025-06-28T11:53:29Z">
        <w:r>
          <w:rPr>
            <w:rFonts w:hint="eastAsia"/>
            <w:lang w:val="en-US" w:eastAsia="zh-CN"/>
          </w:rPr>
          <w:t>试</w:t>
        </w:r>
      </w:ins>
      <w:del w:id="113" w:author="念念" w:date="2025-06-28T11:53:26Z">
        <w:r>
          <w:rPr>
            <w:rFonts w:hint="eastAsia"/>
            <w:lang w:val="en-US" w:eastAsia="zh-CN"/>
          </w:rPr>
          <w:delText>用</w:delText>
        </w:r>
      </w:del>
      <w:r>
        <w:rPr>
          <w:rFonts w:hint="eastAsia"/>
          <w:lang w:val="en-US" w:eastAsia="zh-CN"/>
        </w:rPr>
        <w:t>一下转转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6-30T14:44:39Z" w:initials="">
    <w:p w14:paraId="6624484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" w:author="小王业务繁忙" w:date="2025-06-30T14:44:50Z" w:initials="">
    <w:p w14:paraId="06221BE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 看主机和显卡</w:t>
      </w:r>
    </w:p>
  </w:comment>
  <w:comment w:id="2" w:author="小王业务繁忙" w:date="2025-06-30T14:45:13Z" w:initials="">
    <w:p w14:paraId="58F137C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互动</w:t>
      </w:r>
    </w:p>
  </w:comment>
  <w:comment w:id="3" w:author="小王业务繁忙" w:date="2025-06-30T14:45:41Z" w:initials="">
    <w:p w14:paraId="38997D8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价格生成画面</w:t>
      </w:r>
    </w:p>
  </w:comment>
  <w:comment w:id="4" w:author="小王业务繁忙" w:date="2025-06-30T14:46:15Z" w:initials="">
    <w:p w14:paraId="4F4C0AE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到账画面</w:t>
      </w:r>
    </w:p>
  </w:comment>
  <w:comment w:id="5" w:author="小王业务繁忙" w:date="2025-06-30T14:46:44Z" w:initials="">
    <w:p w14:paraId="38723D8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244844" w15:done="0"/>
  <w15:commentEx w15:paraId="06221BE9" w15:done="0"/>
  <w15:commentEx w15:paraId="58F137CE" w15:done="0"/>
  <w15:commentEx w15:paraId="38997D81" w15:done="0"/>
  <w15:commentEx w15:paraId="4F4C0AED" w15:done="0"/>
  <w15:commentEx w15:paraId="38723D8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CD2B6B5"/>
    <w:multiLevelType w:val="singleLevel"/>
    <w:tmpl w:val="ECD2B6B5"/>
    <w:lvl w:ilvl="0" w:tentative="0">
      <w:start w:val="2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念念">
    <w15:presenceInfo w15:providerId="WPS Office" w15:userId="3501937927"/>
  </w15:person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43F85"/>
    <w:rsid w:val="0A9A6B7F"/>
    <w:rsid w:val="12EC234F"/>
    <w:rsid w:val="14D655B3"/>
    <w:rsid w:val="1AED4644"/>
    <w:rsid w:val="37164F30"/>
    <w:rsid w:val="45435142"/>
    <w:rsid w:val="4C1C493F"/>
    <w:rsid w:val="4F506211"/>
    <w:rsid w:val="55DB13C7"/>
    <w:rsid w:val="6FAB49E7"/>
    <w:rsid w:val="758A4B8B"/>
    <w:rsid w:val="76B43F85"/>
    <w:rsid w:val="7C46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613</Words>
  <Characters>614</Characters>
  <Lines>0</Lines>
  <Paragraphs>0</Paragraphs>
  <TotalTime>139</TotalTime>
  <ScaleCrop>false</ScaleCrop>
  <LinksUpToDate>false</LinksUpToDate>
  <CharactersWithSpaces>616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2025-06-28T00:15:00Z</dcterms:created>
  <dc:creator>故事如烟</dc:creator>
  <cp:lastModifiedBy>小王业务繁忙</cp:lastModifiedBy>
  <dcterms:modified xsi:type="dcterms:W3CDTF">2025-06-30T07:54:54Z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4B2E194B747A42318193E861B4FA0742_11</vt:lpwstr>
  </property>
  <property fmtid="{D5CDD505-2E9C-101B-9397-08002B2CF9AE}" pid="4" name="KSOTemplateDocerSaveRecord">
    <vt:lpwstr>eyJoZGlkIjoiMTk0MWQxNmY0YmNiNGVlZmZlOTliNGM1OWFiNzA1NWMiLCJ1c2VySWQiOiI4NzUxNjY1ODcifQ==</vt:lpwstr>
  </property>
</Properties>
</file>