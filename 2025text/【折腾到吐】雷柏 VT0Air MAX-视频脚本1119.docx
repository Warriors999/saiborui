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封面：打破魔咒！轻量化和续航兼备的：雷柏 VT0Air MAX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简介：喜欢轻量化的中小手玩家们，这下是真有毕业鼠标了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兄弟们，我宣布等等党又赢了！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因为从今天起，“轻量化鼠标续航就会拉胯”的魔咒，彻底被打破了！</w:t>
      </w:r>
    </w:p>
    <w:p>
      <w:pPr>
        <w:rPr>
          <w:ins w:id="0" w:author="RAPOO雷柏" w:date="2025-11-18T20:17:34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0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雷柏新出的VT0Air MAX</w:t>
      </w:r>
      <w:commentRangeEnd w:id="0"/>
      <w:r>
        <w:commentReference w:id="0"/>
      </w:r>
    </w:p>
    <w:p>
      <w:pPr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1" w:author="Mr.W" w:date="2025-11-19T09:04:10Z">
        <w:commentRangeStart w:id="1"/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他家</w:t>
        </w:r>
      </w:ins>
      <w:ins w:id="2" w:author="RAPOO雷柏" w:date="2025-11-18T20:17:4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第一款</w:t>
        </w:r>
      </w:ins>
      <w:ins w:id="3" w:author="RAPOO雷柏" w:date="2025-11-18T20:17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上</w:t>
        </w:r>
      </w:ins>
      <w:ins w:id="4" w:author="RAPOO雷柏" w:date="2025-11-18T20:17:4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双</w:t>
        </w:r>
      </w:ins>
      <w:ins w:id="5" w:author="RAPOO雷柏" w:date="2025-11-18T20:17:4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</w:t>
        </w:r>
      </w:ins>
      <w:ins w:id="6" w:author="RAPOO雷柏" w:date="2025-11-18T20:17:4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配置</w:t>
        </w:r>
        <w:commentRangeEnd w:id="1"/>
      </w:ins>
      <w:r>
        <w:commentReference w:id="1"/>
      </w:r>
      <w:ins w:id="7" w:author="Mr.W" w:date="2025-11-19T09:04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（</w:t>
        </w:r>
      </w:ins>
      <w:ins w:id="8" w:author="Mr.W" w:date="2025-11-19T09:04:2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</w:t>
        </w:r>
      </w:ins>
      <w:ins w:id="9" w:author="Mr.W" w:date="2025-11-19T09:04:2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微动</w:t>
        </w:r>
      </w:ins>
      <w:ins w:id="10" w:author="Mr.W" w:date="2025-11-19T09:04:3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+</w:t>
        </w:r>
      </w:ins>
      <w:ins w:id="11" w:author="Mr.W" w:date="2025-11-19T09:04:3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</w:t>
        </w:r>
      </w:ins>
      <w:ins w:id="12" w:author="Mr.W" w:date="2025-11-19T09:04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编码器</w:t>
        </w:r>
      </w:ins>
      <w:ins w:id="13" w:author="Mr.W" w:date="2025-11-19T09:04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）</w:t>
        </w:r>
      </w:ins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2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只有39克重，拿在手里轻若无物，但续航却做到了将近三百个小时</w:t>
      </w:r>
      <w:commentRangeEnd w:id="2"/>
      <w:r>
        <w:commentReference w:id="2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3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之所以续航和重量如此反差，</w:t>
      </w:r>
      <w:commentRangeEnd w:id="3"/>
      <w:r>
        <w:commentReference w:id="3"/>
      </w:r>
    </w:p>
    <w:p>
      <w:pPr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4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核心的原因就是它搭载</w:t>
      </w:r>
      <w:ins w:id="14" w:author="RAPOO雷柏" w:date="2025-11-18T18:05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15" w:author="RAPOO雷柏" w:date="2025-11-18T18:05:2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是</w:t>
        </w:r>
      </w:ins>
      <w:ins w:id="16" w:author="Mr.W" w:date="2025-11-18T15:38:5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雷柏</w:t>
        </w:r>
      </w:ins>
      <w:ins w:id="17" w:author="RAPOO雷柏" w:date="2025-11-18T18:05:1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自研</w:t>
        </w:r>
      </w:ins>
      <w:ins w:id="18" w:author="Mr.W" w:date="2025-11-18T15:39:0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P</w:t>
        </w:r>
      </w:ins>
      <w:ins w:id="19" w:author="Mr.W" w:date="2025-11-18T15:39:0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o</w:t>
        </w:r>
      </w:ins>
      <w:ins w:id="20" w:author="Mr.W" w:date="2025-11-18T15:39:0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w</w:t>
        </w:r>
      </w:ins>
      <w:ins w:id="21" w:author="Mr.W" w:date="2025-11-18T15:39:0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er</w:t>
        </w:r>
      </w:ins>
      <w:ins w:id="22" w:author="Mr.W" w:date="2025-11-18T15:39:0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+</w:t>
        </w:r>
      </w:ins>
      <w:ins w:id="23" w:author="Mr.W" w:date="2025-11-18T15:39:1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炎龙</w:t>
        </w:r>
      </w:ins>
      <w:ins w:id="24" w:author="Mr.W" w:date="2025-11-18T15:39:1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固件</w:t>
        </w:r>
      </w:ins>
      <w:ins w:id="25" w:author="RAPOO雷柏" w:date="2025-11-18T18:05:1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调教</w:t>
        </w:r>
      </w:ins>
      <w:ins w:id="26" w:author="RAPOO雷柏" w:date="2025-11-18T18:05:1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出来的</w:t>
        </w:r>
      </w:ins>
      <w:ins w:id="27" w:author="RAPOO雷柏" w:date="2025-11-18T18:05:2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诺迪克54芯片</w:t>
        </w:r>
        <w:commentRangeEnd w:id="4"/>
      </w:ins>
      <w:r>
        <w:commentReference w:id="4"/>
      </w:r>
    </w:p>
    <w:p>
      <w:pPr>
        <w:rPr>
          <w:ins w:id="28" w:author="Mr.W" w:date="2025-11-18T15:50:42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别看电池只有300毫安,但实际用下来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commentRangeStart w:id="5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日常1K回报率，能用275小时，差不多一个月不用充电</w:t>
      </w:r>
      <w:commentRangeEnd w:id="5"/>
      <w:r>
        <w:commentReference w:id="5"/>
      </w:r>
    </w:p>
    <w:p>
      <w:pPr>
        <w:rPr>
          <w:ins w:id="29" w:author="Mr.W" w:date="2025-11-18T15:50:58Z"/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30" w:author="Mr.W" w:date="2025-11-18T15:51:13Z">
        <w:commentRangeStart w:id="6"/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哪怕</w:t>
        </w:r>
      </w:ins>
      <w:ins w:id="31" w:author="Mr.W" w:date="2025-11-18T15:51:2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鼠标</w:t>
        </w:r>
      </w:ins>
      <w:ins w:id="32" w:author="Mr.W" w:date="2025-11-18T15:51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电量</w:t>
        </w:r>
      </w:ins>
      <w:ins w:id="33" w:author="Mr.W" w:date="2025-11-18T15:51:3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告急，</w:t>
        </w:r>
      </w:ins>
      <w:ins w:id="34" w:author="Mr.W" w:date="2025-11-18T15:51:3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只要</w:t>
        </w:r>
      </w:ins>
      <w:ins w:id="35" w:author="Mr.W" w:date="2025-11-18T15:51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充</w:t>
        </w:r>
      </w:ins>
      <w:ins w:id="36" w:author="Mr.W" w:date="2025-11-18T15:51:3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上1</w:t>
        </w:r>
      </w:ins>
      <w:ins w:id="37" w:author="Mr.W" w:date="2025-11-18T15:51:3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分钟，</w:t>
        </w:r>
      </w:ins>
      <w:ins w:id="38" w:author="Mr.W" w:date="2025-11-18T15:51:3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就能</w:t>
        </w:r>
      </w:ins>
      <w:ins w:id="39" w:author="Mr.W" w:date="2025-11-18T15:51:4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抗</w:t>
        </w:r>
      </w:ins>
      <w:ins w:id="40" w:author="Mr.W" w:date="2025-11-18T15:51:5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6.5</w:t>
        </w:r>
      </w:ins>
      <w:ins w:id="41" w:author="Mr.W" w:date="2025-11-18T15:51:5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小时</w:t>
        </w:r>
        <w:commentRangeEnd w:id="6"/>
      </w:ins>
      <w:r>
        <w:commentReference w:id="6"/>
      </w:r>
    </w:p>
    <w:p>
      <w:pPr>
        <w:rPr>
          <w:ins w:id="42" w:author="Mr.W" w:date="2025-11-19T09:09:19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43" w:author="RAPOO雷柏" w:date="2025-11-18T20:16:52Z">
        <w:commentRangeStart w:id="7"/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雷柏</w:t>
        </w:r>
      </w:ins>
      <w:ins w:id="44" w:author="RAPOO雷柏" w:date="2025-11-18T20:17:2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45" w:author="RAPOO雷柏" w:date="2025-11-18T20:16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无线</w:t>
        </w:r>
      </w:ins>
      <w:ins w:id="46" w:author="RAPOO雷柏" w:date="2025-11-18T20:17:0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续航</w:t>
        </w:r>
      </w:ins>
      <w:ins w:id="47" w:author="RAPOO雷柏" w:date="2025-11-18T20:17:1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生态</w:t>
        </w:r>
      </w:ins>
      <w:ins w:id="48" w:author="Mr.W" w:date="2025-11-19T09:09:1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还是</w:t>
        </w:r>
      </w:ins>
      <w:ins w:id="49" w:author="Mr.W" w:date="2025-11-19T09:09:1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太</w:t>
        </w:r>
      </w:ins>
      <w:ins w:id="50" w:author="Mr.W" w:date="2025-11-19T09:09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超模了</w:t>
        </w:r>
        <w:commentRangeEnd w:id="7"/>
      </w:ins>
      <w:r>
        <w:commentReference w:id="7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鼠标模具方面，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8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它是一款针对中小手玩家的小鼠</w:t>
      </w:r>
      <w:commentRangeEnd w:id="8"/>
      <w:r>
        <w:commentReference w:id="8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9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整体是强调操控性的类XM模具，</w:t>
      </w:r>
      <w:commentRangeEnd w:id="9"/>
      <w:r>
        <w:commentReference w:id="9"/>
      </w:r>
    </w:p>
    <w:p>
      <w:pPr>
        <w:rPr>
          <w:ins w:id="51" w:author="Mr.W" w:date="2025-11-18T15:36:36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10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前低后高，两侧不过分收腰，上手锁定感很强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commentRangeEnd w:id="10"/>
      <w:r>
        <w:commentReference w:id="10"/>
      </w:r>
      <w:commentRangeStart w:id="11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尤其在抓握时，</w:t>
      </w:r>
      <w:ins w:id="52" w:author="Mr.W" w:date="2025-11-18T15:36:3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不仅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拇指和无名指放得很舒服</w:t>
      </w:r>
      <w:commentRangeEnd w:id="11"/>
      <w:r>
        <w:commentReference w:id="11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53" w:author="Mr.W" w:date="2025-11-18T15:37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而且</w:t>
        </w:r>
      </w:ins>
      <w:ins w:id="54" w:author="Mr.W" w:date="2025-11-18T15:37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饱满</w:t>
        </w:r>
      </w:ins>
      <w:ins w:id="55" w:author="Mr.W" w:date="2025-11-18T15:37:3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56" w:author="Mr.W" w:date="2025-11-18T15:37:4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尾部</w:t>
        </w:r>
      </w:ins>
      <w:ins w:id="57" w:author="Mr.W" w:date="2025-11-18T15:37:4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能</w:t>
        </w:r>
      </w:ins>
      <w:ins w:id="58" w:author="Mr.W" w:date="2025-11-18T15:37:4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撑住</w:t>
        </w:r>
      </w:ins>
      <w:ins w:id="59" w:author="Mr.W" w:date="2025-11-18T15:37:4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大小</w:t>
        </w:r>
      </w:ins>
      <w:ins w:id="60" w:author="Mr.W" w:date="2025-11-18T15:37:5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鱼</w:t>
        </w:r>
      </w:ins>
      <w:ins w:id="61" w:author="Mr.W" w:date="2025-11-18T15:38:1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际</w:t>
        </w:r>
      </w:ins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12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再加上本身轻盈的重量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尤其适合低敏玩家大角度拉枪、转身，跟手性很强。</w:t>
      </w:r>
      <w:commentRangeEnd w:id="12"/>
      <w:r>
        <w:commentReference w:id="12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至于最后的性能方面，这款VT0Air</w:t>
      </w:r>
      <w:ins w:id="62" w:author="RAPOO雷柏" w:date="2025-11-18T20:14:3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 xml:space="preserve"> 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Max也是不出意料的全部拉满</w:t>
      </w:r>
    </w:p>
    <w:p>
      <w:pPr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13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3950</w:t>
      </w:r>
      <w:ins w:id="63" w:author="Mr.W" w:date="2025-11-18T15:39:2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U</w:t>
        </w:r>
      </w:ins>
      <w:ins w:id="64" w:author="Mr.W" w:date="2025-11-18T15:39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l</w:t>
        </w:r>
      </w:ins>
      <w:ins w:id="65" w:author="Mr.W" w:date="2025-11-18T15:39:3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timat</w:t>
        </w:r>
      </w:ins>
      <w:ins w:id="66" w:author="Mr.W" w:date="2025-11-18T15:39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e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传感器</w:t>
      </w:r>
      <w:ins w:id="67" w:author="Mr.W" w:date="2025-11-18T15:39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、</w:t>
        </w:r>
      </w:ins>
      <w:ins w:id="68" w:author="Mr.W" w:date="2025-11-18T15:39:5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原生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双8k回报率</w:t>
      </w:r>
      <w:ins w:id="69" w:author="Mr.W" w:date="2025-11-18T15:41:2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、</w:t>
        </w:r>
      </w:ins>
      <w:ins w:id="70" w:author="Mr.W" w:date="2025-11-18T15:41:3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支持超</w:t>
        </w:r>
      </w:ins>
      <w:ins w:id="71" w:author="Mr.W" w:date="2025-11-18T15:41:3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2</w:t>
        </w:r>
      </w:ins>
      <w:ins w:id="72" w:author="Mr.W" w:date="2025-11-18T15:41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w</w:t>
        </w:r>
      </w:ins>
      <w:ins w:id="73" w:author="Mr.W" w:date="2025-11-18T15:41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刷新率</w:t>
        </w:r>
        <w:commentRangeEnd w:id="13"/>
      </w:ins>
      <w:r>
        <w:commentReference w:id="13"/>
      </w:r>
    </w:p>
    <w:p>
      <w:pPr>
        <w:rPr>
          <w:ins w:id="74" w:author="Mr.W" w:date="2025-11-18T15:41:53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commentRangeStart w:id="14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就连按键扫描率也能调到8000Hz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commentRangeEnd w:id="14"/>
      <w:r>
        <w:commentReference w:id="14"/>
      </w:r>
      <w:commentRangeStart w:id="15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搭配上雷柏</w:t>
      </w:r>
      <w:ins w:id="75" w:author="RAPOO雷柏" w:date="2025-11-18T20:15:4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全新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定制的光微动后，</w:t>
      </w:r>
      <w:ins w:id="76" w:author="RAPOO雷柏" w:date="2025-11-18T20:15:4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这次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手感</w:t>
      </w:r>
      <w:ins w:id="77" w:author="RAPOO雷柏" w:date="2025-11-18T20:15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更加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干脆，触发的灵敏性也要比一般的鼠标好很多</w:t>
      </w:r>
      <w:commentRangeEnd w:id="15"/>
      <w:r>
        <w:commentReference w:id="15"/>
      </w:r>
    </w:p>
    <w:p>
      <w:pPr>
        <w:rPr>
          <w:ins w:id="78" w:author="Mr.W" w:date="2025-11-18T15:41:54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79" w:author="Mr.W" w:date="2025-11-18T15:44:22Z">
        <w:commentRangeStart w:id="16"/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滚轮</w:t>
        </w:r>
      </w:ins>
      <w:ins w:id="80" w:author="Mr.W" w:date="2025-11-18T15:44:2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用的是</w:t>
        </w:r>
      </w:ins>
      <w:ins w:id="81" w:author="Mr.W" w:date="2025-11-18T15:44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瑞讯</w:t>
        </w:r>
      </w:ins>
      <w:ins w:id="82" w:author="Mr.W" w:date="2025-11-18T15:44:3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光学</w:t>
        </w:r>
      </w:ins>
      <w:ins w:id="83" w:author="Mr.W" w:date="2025-11-18T15:44:4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编码器</w:t>
        </w:r>
      </w:ins>
      <w:ins w:id="84" w:author="Mr.W" w:date="2025-11-18T15:44:4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，</w:t>
        </w:r>
      </w:ins>
      <w:ins w:id="85" w:author="Mr.W" w:date="2025-11-18T15:45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耐用性</w:t>
        </w:r>
      </w:ins>
      <w:ins w:id="86" w:author="RAPOO雷柏" w:date="2025-11-18T20:15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、</w:t>
        </w:r>
      </w:ins>
      <w:ins w:id="87" w:author="RAPOO雷柏" w:date="2025-11-18T20:16:0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刻度</w:t>
        </w:r>
      </w:ins>
      <w:ins w:id="88" w:author="RAPOO雷柏" w:date="2025-11-18T20:16:0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感</w:t>
        </w:r>
      </w:ins>
      <w:ins w:id="89" w:author="Mr.W" w:date="2025-11-18T15:45:4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与</w:t>
        </w:r>
      </w:ins>
      <w:ins w:id="90" w:author="Mr.W" w:date="2025-11-18T15:45:4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精准度</w:t>
        </w:r>
      </w:ins>
      <w:ins w:id="91" w:author="Mr.W" w:date="2025-11-18T15:45:5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会</w:t>
        </w:r>
      </w:ins>
      <w:ins w:id="92" w:author="Mr.W" w:date="2025-11-18T15:45:5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比</w:t>
        </w:r>
      </w:ins>
      <w:ins w:id="93" w:author="Mr.W" w:date="2025-11-18T15:45:5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普通</w:t>
        </w:r>
      </w:ins>
      <w:ins w:id="94" w:author="Mr.W" w:date="2025-11-18T15:45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滚轮</w:t>
        </w:r>
      </w:ins>
      <w:ins w:id="95" w:author="Mr.W" w:date="2025-11-18T15:46:0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更好</w:t>
        </w:r>
        <w:commentRangeEnd w:id="16"/>
      </w:ins>
      <w:r>
        <w:commentReference w:id="16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</w:p>
    <w:p>
      <w:pPr>
        <w:rPr>
          <w:ins w:id="96" w:author="RAPOO雷柏" w:date="2025-11-18T20:16:10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97" w:author="Mr.W" w:date="2025-11-18T15:53:25Z">
        <w:commentRangeStart w:id="17"/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极</w:t>
        </w:r>
      </w:ins>
      <w:ins w:id="98" w:author="Mr.W" w:date="2025-11-18T15:49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轻</w:t>
        </w:r>
      </w:ins>
      <w:ins w:id="99" w:author="Mr.W" w:date="2025-11-18T15:49:2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手感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、</w:t>
      </w:r>
      <w:ins w:id="100" w:author="Mr.W" w:date="2025-11-18T15:49:0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双光</w:t>
        </w:r>
      </w:ins>
      <w:ins w:id="101" w:author="Mr.W" w:date="2025-11-18T15:49:0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配置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、满配</w:t>
      </w:r>
      <w:ins w:id="102" w:author="Mr.W" w:date="2025-11-18T15:48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引擎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和</w:t>
      </w:r>
      <w:ins w:id="103" w:author="Mr.W" w:date="2025-11-18T15:46:3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调教</w:t>
        </w:r>
      </w:ins>
      <w:ins w:id="104" w:author="Mr.W" w:date="2025-11-18T15:54:0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顶</w:t>
        </w:r>
      </w:ins>
      <w:ins w:id="105" w:author="Mr.W" w:date="2025-11-18T15:54:0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好</w:t>
        </w:r>
      </w:ins>
      <w:ins w:id="106" w:author="Mr.W" w:date="2025-11-18T15:47:1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107" w:author="Mr.W" w:date="2025-11-18T15:47:2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诺迪克54</w:t>
        </w:r>
      </w:ins>
      <w:ins w:id="108" w:author="Mr.W" w:date="2025-11-18T15:47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芯片</w:t>
        </w:r>
        <w:commentRangeEnd w:id="17"/>
      </w:ins>
      <w:r>
        <w:commentReference w:id="17"/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109" w:author="Mr.W" w:date="2025-11-19T09:03:54Z">
        <w:commentRangeStart w:id="18"/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而且</w:t>
        </w:r>
      </w:ins>
      <w:ins w:id="110" w:author="RAPOO雷柏" w:date="2025-11-18T20:16:1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30</w:t>
        </w:r>
      </w:ins>
      <w:ins w:id="111" w:author="RAPOO雷柏" w:date="2025-11-18T20:16:1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0mA</w:t>
        </w:r>
      </w:ins>
      <w:ins w:id="112" w:author="RAPOO雷柏" w:date="2025-11-18T20:16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h电池</w:t>
        </w:r>
      </w:ins>
      <w:ins w:id="113" w:author="RAPOO雷柏" w:date="2025-11-18T20:16:2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续航</w:t>
        </w:r>
      </w:ins>
      <w:ins w:id="114" w:author="RAPOO雷柏" w:date="2025-11-18T20:16:3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依旧</w:t>
        </w:r>
      </w:ins>
      <w:ins w:id="115" w:author="RAPOO雷柏" w:date="2025-11-18T20:16:3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很</w:t>
        </w:r>
      </w:ins>
      <w:ins w:id="116" w:author="RAPOO雷柏" w:date="2025-11-18T20:16:3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顶</w:t>
        </w:r>
        <w:commentRangeEnd w:id="18"/>
      </w:ins>
      <w:r>
        <w:commentReference w:id="18"/>
      </w:r>
    </w:p>
    <w:p>
      <w:pPr>
        <w:widowControl w:val="0"/>
        <w:jc w:val="both"/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雷柏VT0Air MAX，可以说是中小手</w:t>
      </w:r>
      <w:ins w:id="117" w:author="Mr.W" w:date="2025-11-18T15:44:06Z">
        <w:r>
          <w:rPr>
            <w:rFonts w:hint="eastAsia" w:ascii="微软雅黑" w:hAnsi="微软雅黑" w:eastAsia="微软雅黑" w:cs="微软雅黑"/>
            <w:strike w:val="0"/>
            <w:dstrike w:val="0"/>
            <w:kern w:val="2"/>
            <w:sz w:val="21"/>
            <w:szCs w:val="21"/>
            <w:lang w:val="en-US" w:eastAsia="zh-CN" w:bidi="ar-SA"/>
          </w:rPr>
          <w:t>抓握</w:t>
        </w:r>
      </w:ins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玩家的“毕业</w:t>
      </w:r>
      <w:ins w:id="118" w:author="Mr.W" w:date="2025-11-18T15:49:29Z">
        <w:r>
          <w:rPr>
            <w:rFonts w:hint="eastAsia" w:ascii="微软雅黑" w:hAnsi="微软雅黑" w:eastAsia="微软雅黑" w:cs="微软雅黑"/>
            <w:strike w:val="0"/>
            <w:dstrike w:val="0"/>
            <w:kern w:val="2"/>
            <w:sz w:val="21"/>
            <w:szCs w:val="21"/>
            <w:lang w:val="en-US" w:eastAsia="zh-CN" w:bidi="ar-SA"/>
          </w:rPr>
          <w:t>轻量</w:t>
        </w:r>
      </w:ins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鼠标”</w:t>
      </w:r>
    </w:p>
    <w:p>
      <w:pPr>
        <w:widowControl w:val="0"/>
        <w:jc w:val="both"/>
        <w:rPr>
          <w:rFonts w:hint="default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这次，真的不用再等了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1-19T10:22:38Z" w:initials="">
    <w:p w14:paraId="6F5A28E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1" w:author="小王业务繁忙" w:date="2025-11-19T10:23:08Z" w:initials="">
    <w:p w14:paraId="6AD844F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2" w:author="小王业务繁忙" w:date="2025-11-19T10:23:14Z" w:initials="">
    <w:p w14:paraId="7B7D5FF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手持展示</w:t>
      </w:r>
    </w:p>
  </w:comment>
  <w:comment w:id="3" w:author="小王业务繁忙" w:date="2025-11-19T10:23:28Z" w:initials="">
    <w:p w14:paraId="00BD6AA9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称重</w:t>
      </w:r>
    </w:p>
  </w:comment>
  <w:comment w:id="4" w:author="小王业务繁忙" w:date="2025-11-19T10:23:35Z" w:initials="">
    <w:p w14:paraId="6BA959A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5" w:author="小王业务繁忙" w:date="2025-11-19T10:23:51Z" w:initials="">
    <w:p w14:paraId="1B6054D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使用镜头</w:t>
      </w:r>
    </w:p>
  </w:comment>
  <w:comment w:id="6" w:author="小王业务繁忙" w:date="2025-11-19T10:24:12Z" w:initials="">
    <w:p w14:paraId="1A3C627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使用镜头</w:t>
      </w:r>
    </w:p>
  </w:comment>
  <w:comment w:id="7" w:author="小王业务繁忙" w:date="2025-11-19T10:24:49Z" w:initials="">
    <w:p w14:paraId="292C743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8" w:author="小王业务繁忙" w:date="2025-11-19T10:24:59Z" w:initials="">
    <w:p w14:paraId="331B2D8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手持展示</w:t>
      </w:r>
    </w:p>
  </w:comment>
  <w:comment w:id="9" w:author="小王业务繁忙" w:date="2025-11-19T10:25:11Z" w:initials="">
    <w:p w14:paraId="505735EC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特写模具</w:t>
      </w:r>
    </w:p>
  </w:comment>
  <w:comment w:id="10" w:author="小王业务繁忙" w:date="2025-11-19T10:25:36Z" w:initials="">
    <w:p w14:paraId="024B3F70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特写弧度</w:t>
      </w:r>
    </w:p>
  </w:comment>
  <w:comment w:id="11" w:author="小王业务繁忙" w:date="2025-11-19T10:25:59Z" w:initials="">
    <w:p w14:paraId="521467BB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握法展示</w:t>
      </w:r>
    </w:p>
  </w:comment>
  <w:comment w:id="12" w:author="小王业务繁忙" w:date="2025-11-19T10:26:33Z" w:initials="">
    <w:p w14:paraId="10BB14F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大幅度甩动</w:t>
      </w:r>
    </w:p>
  </w:comment>
  <w:comment w:id="13" w:author="小王业务繁忙" w:date="2025-11-19T10:27:28Z" w:initials="">
    <w:p w14:paraId="2E0B319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特写传感器</w:t>
      </w:r>
    </w:p>
  </w:comment>
  <w:comment w:id="14" w:author="小王业务繁忙" w:date="2025-11-19T10:28:12Z" w:initials="">
    <w:p w14:paraId="0364087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驱动</w:t>
      </w:r>
    </w:p>
  </w:comment>
  <w:comment w:id="15" w:author="小王业务繁忙" w:date="2025-11-19T10:27:52Z" w:initials="">
    <w:p w14:paraId="1A06488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特写按键</w:t>
      </w:r>
    </w:p>
  </w:comment>
  <w:comment w:id="16" w:author="小王业务繁忙" w:date="2025-11-19T10:28:30Z" w:initials="">
    <w:p w14:paraId="70943AD2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特写滚轮</w:t>
      </w:r>
    </w:p>
  </w:comment>
  <w:comment w:id="17" w:author="小王业务繁忙" w:date="2025-11-19T10:28:44Z" w:initials="">
    <w:p w14:paraId="21ED3E4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18" w:author="小王业务繁忙" w:date="2025-11-19T10:28:54Z" w:initials="">
    <w:p w14:paraId="1F8703AF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5A28E5" w15:done="1"/>
  <w15:commentEx w15:paraId="6AD844F8" w15:done="1"/>
  <w15:commentEx w15:paraId="7B7D5FFB" w15:done="1"/>
  <w15:commentEx w15:paraId="00BD6AA9" w15:done="0"/>
  <w15:commentEx w15:paraId="6BA959A7" w15:done="1"/>
  <w15:commentEx w15:paraId="1B6054D7" w15:done="1"/>
  <w15:commentEx w15:paraId="1A3C627A" w15:done="1"/>
  <w15:commentEx w15:paraId="292C7438" w15:done="1"/>
  <w15:commentEx w15:paraId="331B2D82" w15:done="1"/>
  <w15:commentEx w15:paraId="505735EC" w15:done="1"/>
  <w15:commentEx w15:paraId="024B3F70" w15:done="0"/>
  <w15:commentEx w15:paraId="521467BB" w15:done="0"/>
  <w15:commentEx w15:paraId="10BB14F6" w15:done="1"/>
  <w15:commentEx w15:paraId="2E0B319F" w15:done="1"/>
  <w15:commentEx w15:paraId="03640873" w15:done="1"/>
  <w15:commentEx w15:paraId="1A064882" w15:done="1"/>
  <w15:commentEx w15:paraId="70943AD2" w15:done="1"/>
  <w15:commentEx w15:paraId="21ED3E48" w15:done="1"/>
  <w15:commentEx w15:paraId="1F8703AF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APOO雷柏">
    <w15:presenceInfo w15:providerId="WPS Office" w15:userId="3301221611"/>
  </w15:person>
  <w15:person w15:author="Mr.W">
    <w15:presenceInfo w15:providerId="WPS Office" w15:userId="685938632"/>
  </w15:person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70C69"/>
    <w:rsid w:val="01B409D1"/>
    <w:rsid w:val="09134A6B"/>
    <w:rsid w:val="0C41127C"/>
    <w:rsid w:val="4A796807"/>
    <w:rsid w:val="55301053"/>
    <w:rsid w:val="5F993A32"/>
    <w:rsid w:val="63170C69"/>
    <w:rsid w:val="631A352E"/>
    <w:rsid w:val="711772FF"/>
    <w:rsid w:val="791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675</Words>
  <Characters>746</Characters>
  <Lines>0</Lines>
  <Paragraphs>0</Paragraphs>
  <TotalTime>380</TotalTime>
  <ScaleCrop>false</ScaleCrop>
  <LinksUpToDate>false</LinksUpToDate>
  <CharactersWithSpaces>752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2025-11-18T04:30:00Z</dcterms:created>
  <dc:creator>故事如烟</dc:creator>
  <cp:lastModifiedBy>小王业务繁忙</cp:lastModifiedBy>
  <dcterms:modified xsi:type="dcterms:W3CDTF">2025-11-20T04:15:49Z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A665AEB339834A029236F56DA7071A0B_13</vt:lpwstr>
  </property>
  <property fmtid="{D5CDD505-2E9C-101B-9397-08002B2CF9AE}" pid="4" name="KSOTemplateDocerSaveRecord">
    <vt:lpwstr>eyJoZGlkIjoiYWY1MDdiNmFmOTEzNDk0ZjMxNzRiYzAyNDg4NmM5NWQiLCJ1c2VySWQiOiIxOTc5MTQwNTkifQ==</vt:lpwstr>
  </property>
</Properties>
</file>