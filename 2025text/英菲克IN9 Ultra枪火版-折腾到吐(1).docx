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封面：后坐力走进现实！？   英菲克IN9 Ultra枪火版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简介：这下打游戏是真能体验到武器的后坐力了#英菲克IN9Ultra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能让游戏中的后坐力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走进现实的鼠标，你见过吗？</w:t>
      </w:r>
      <w:r>
        <w:rPr>
          <w:rFonts w:hint="eastAsia"/>
          <w:color w:val="0000FF"/>
          <w:lang w:val="en-US" w:eastAsia="zh-CN"/>
        </w:rPr>
        <w:t>（结合震动镜头进行展示）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英菲克</w:t>
      </w:r>
      <w:del w:id="0" w:author="从来" w:date="2025-12-30T13:59:40Z">
        <w:r>
          <w:rPr>
            <w:rFonts w:hint="default"/>
            <w:lang w:val="en-US" w:eastAsia="zh-CN"/>
          </w:rPr>
          <w:delText>i</w:delText>
        </w:r>
      </w:del>
      <w:ins w:id="1" w:author="从来" w:date="2025-12-30T13:59:42Z">
        <w:r>
          <w:rPr>
            <w:rFonts w:hint="eastAsia"/>
            <w:lang w:val="en-US" w:eastAsia="zh-CN"/>
          </w:rPr>
          <w:t>I</w:t>
        </w:r>
      </w:ins>
      <w:ins w:id="2" w:author="从来" w:date="2025-12-30T13:59:43Z">
        <w:r>
          <w:rPr>
            <w:rFonts w:hint="eastAsia"/>
            <w:lang w:val="en-US" w:eastAsia="zh-CN"/>
          </w:rPr>
          <w:t>N</w:t>
        </w:r>
      </w:ins>
      <w:del w:id="3" w:author="从来" w:date="2025-12-30T13:59:42Z">
        <w:r>
          <w:rPr>
            <w:rFonts w:hint="eastAsia"/>
            <w:lang w:val="en-US" w:eastAsia="zh-CN"/>
          </w:rPr>
          <w:delText>n</w:delText>
        </w:r>
      </w:del>
      <w:r>
        <w:rPr>
          <w:rFonts w:hint="eastAsia"/>
          <w:lang w:val="en-US" w:eastAsia="zh-CN"/>
        </w:rPr>
        <w:t xml:space="preserve">9 </w:t>
      </w:r>
      <w:ins w:id="4" w:author="从来" w:date="2025-12-30T13:59:46Z">
        <w:r>
          <w:rPr>
            <w:rFonts w:hint="eastAsia"/>
            <w:lang w:val="en-US" w:eastAsia="zh-CN"/>
          </w:rPr>
          <w:t>U</w:t>
        </w:r>
      </w:ins>
      <w:del w:id="5" w:author="从来" w:date="2025-12-30T13:59:46Z">
        <w:r>
          <w:rPr>
            <w:rFonts w:hint="eastAsia"/>
            <w:lang w:val="en-US" w:eastAsia="zh-CN"/>
          </w:rPr>
          <w:delText>u</w:delText>
        </w:r>
      </w:del>
      <w:r>
        <w:rPr>
          <w:rFonts w:hint="eastAsia"/>
          <w:lang w:val="en-US" w:eastAsia="zh-CN"/>
        </w:rPr>
        <w:t>ltra枪火版，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一款好看好玩、甚至能让游戏沉浸感产生质变的神奇鼠标。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外观是很经典的右手工学模具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高背支撑掌心，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左侧的指托也能很好的贴合拇指和虎口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但不同的是，</w:t>
      </w:r>
    </w:p>
    <w:p>
      <w:pPr>
        <w:rPr>
          <w:rFonts w:hint="default"/>
          <w:lang w:val="en-US" w:eastAsia="zh-CN"/>
        </w:rPr>
      </w:pPr>
      <w:del w:id="6" w:author="从来" w:date="2025-12-30T14:00:48Z">
        <w:r>
          <w:rPr>
            <w:rFonts w:hint="default"/>
            <w:lang w:val="en-US" w:eastAsia="zh-CN"/>
          </w:rPr>
          <w:delText>in</w:delText>
        </w:r>
      </w:del>
      <w:ins w:id="7" w:author="从来" w:date="2025-12-30T14:00:48Z">
        <w:r>
          <w:rPr>
            <w:rFonts w:hint="eastAsia"/>
            <w:lang w:val="en-US" w:eastAsia="zh-CN"/>
          </w:rPr>
          <w:t>IN</w:t>
        </w:r>
      </w:ins>
      <w:r>
        <w:rPr>
          <w:rFonts w:hint="eastAsia"/>
          <w:lang w:val="en-US" w:eastAsia="zh-CN"/>
        </w:rPr>
        <w:t xml:space="preserve">9 </w:t>
      </w:r>
      <w:ins w:id="8" w:author="从来" w:date="2025-12-30T14:00:50Z">
        <w:r>
          <w:rPr>
            <w:rFonts w:hint="eastAsia"/>
            <w:lang w:val="en-US" w:eastAsia="zh-CN"/>
          </w:rPr>
          <w:t>U</w:t>
        </w:r>
      </w:ins>
      <w:del w:id="9" w:author="从来" w:date="2025-12-30T14:00:50Z">
        <w:r>
          <w:rPr>
            <w:rFonts w:hint="eastAsia"/>
            <w:lang w:val="en-US" w:eastAsia="zh-CN"/>
          </w:rPr>
          <w:delText>u</w:delText>
        </w:r>
      </w:del>
      <w:r>
        <w:rPr>
          <w:rFonts w:hint="eastAsia"/>
          <w:lang w:val="en-US" w:eastAsia="zh-CN"/>
        </w:rPr>
        <w:t>ltra是更加炫酷的高达风设计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可拆卸的透明后盖+RGB灯条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背部中间还有一个0.78英寸的OLED小屏幕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不仅能自定义文字、动画，还能</w:t>
      </w:r>
      <w:del w:id="10" w:author="从来" w:date="2025-12-30T14:02:12Z">
        <w:r>
          <w:rPr>
            <w:rFonts w:hint="eastAsia"/>
            <w:lang w:val="en-US" w:eastAsia="zh-CN"/>
          </w:rPr>
          <w:delText>实时</w:delText>
        </w:r>
      </w:del>
      <w:r>
        <w:rPr>
          <w:rFonts w:hint="eastAsia"/>
          <w:lang w:val="en-US" w:eastAsia="zh-CN"/>
        </w:rPr>
        <w:t>显示电量、回报率等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给颜值加分的同时，还很实用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有一说一，能拿下德国红点奖</w:t>
      </w:r>
      <w:ins w:id="11" w:author="从来" w:date="2025-12-30T14:02:19Z">
        <w:r>
          <w:rPr>
            <w:rFonts w:hint="eastAsia"/>
            <w:lang w:val="en-US" w:eastAsia="zh-CN"/>
          </w:rPr>
          <w:t>和</w:t>
        </w:r>
      </w:ins>
      <w:ins w:id="12" w:author="从来" w:date="2025-12-30T14:02:20Z">
        <w:r>
          <w:rPr>
            <w:rFonts w:hint="eastAsia"/>
            <w:lang w:val="en-US" w:eastAsia="zh-CN"/>
          </w:rPr>
          <w:t>法国</w:t>
        </w:r>
      </w:ins>
      <w:ins w:id="13" w:author="从来" w:date="2025-12-30T14:02:54Z">
        <w:r>
          <w:rPr>
            <w:rFonts w:hint="eastAsia"/>
            <w:lang w:val="en-US" w:eastAsia="zh-CN"/>
          </w:rPr>
          <w:t>设计</w:t>
        </w:r>
      </w:ins>
      <w:ins w:id="14" w:author="从来" w:date="2025-12-30T14:02:21Z">
        <w:r>
          <w:rPr>
            <w:rFonts w:hint="eastAsia"/>
            <w:lang w:val="en-US" w:eastAsia="zh-CN"/>
          </w:rPr>
          <w:t>金奖</w:t>
        </w:r>
      </w:ins>
      <w:del w:id="15" w:author="从来" w:date="2025-12-30T14:13:58Z">
        <w:r>
          <w:rPr>
            <w:rFonts w:hint="eastAsia"/>
            <w:lang w:val="en-US" w:eastAsia="zh-CN"/>
          </w:rPr>
          <w:delText>的</w:delText>
        </w:r>
      </w:del>
      <w:del w:id="16" w:author="从来" w:date="2025-12-30T14:02:56Z">
        <w:r>
          <w:rPr>
            <w:rFonts w:hint="eastAsia"/>
            <w:lang w:val="en-US" w:eastAsia="zh-CN"/>
          </w:rPr>
          <w:delText>设计</w:delText>
        </w:r>
      </w:del>
      <w:r>
        <w:rPr>
          <w:rFonts w:hint="eastAsia"/>
          <w:lang w:val="en-US" w:eastAsia="zh-CN"/>
        </w:rPr>
        <w:t>，确实有点东西。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但更黑科技的，还得是这款鼠标的灵魂：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创新的“全感交互”所带来的高度游戏沉浸感</w:t>
      </w:r>
    </w:p>
    <w:p>
      <w:pPr>
        <w:rPr>
          <w:rFonts w:hint="eastAsia"/>
        </w:rPr>
      </w:pPr>
      <w:r>
        <w:rPr>
          <w:rFonts w:hint="eastAsia"/>
        </w:rPr>
        <w:t>内置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三颗震动马达，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而且还可选三档震动强度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玩吃鸡、三角洲等需要频繁操作的枪战游戏时，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可以将强度调低，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既能模仿后坐力体验又不</w:t>
      </w:r>
      <w:ins w:id="17" w:author="从来" w:date="2025-12-30T14:09:28Z">
        <w:r>
          <w:rPr>
            <w:rFonts w:hint="eastAsia" w:asciiTheme="minorHAnsi" w:hAnsiTheme="minorHAnsi" w:eastAsiaTheme="minorEastAsia" w:cstheme="minorBidi"/>
            <w:sz w:val="28"/>
            <w:szCs w:val="24"/>
          </w:rPr>
          <w:t>会</w:t>
        </w:r>
      </w:ins>
      <w:ins w:id="18" w:author="从来" w:date="2025-12-30T14:11:50Z">
        <w:r>
          <w:rPr>
            <w:rFonts w:hint="eastAsia" w:cstheme="minorBidi"/>
            <w:sz w:val="28"/>
            <w:szCs w:val="24"/>
            <w:lang w:val="en-US" w:eastAsia="zh-CN"/>
          </w:rPr>
          <w:t>影响</w:t>
        </w:r>
      </w:ins>
      <w:ins w:id="19" w:author="从来" w:date="2025-12-30T14:09:28Z">
        <w:r>
          <w:rPr>
            <w:rFonts w:hint="eastAsia" w:asciiTheme="minorHAnsi" w:hAnsiTheme="minorHAnsi" w:eastAsiaTheme="minorEastAsia" w:cstheme="minorBidi"/>
            <w:sz w:val="28"/>
            <w:szCs w:val="24"/>
          </w:rPr>
          <w:t>手感和操作稳定性</w:t>
        </w:r>
      </w:ins>
      <w:del w:id="20" w:author="从来" w:date="2025-12-30T14:09:28Z">
        <w:r>
          <w:rPr>
            <w:rFonts w:hint="eastAsia"/>
            <w:lang w:val="en-US" w:eastAsia="zh-CN"/>
          </w:rPr>
          <w:delText>至于震得麻手</w:delText>
        </w:r>
      </w:del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玩黑猴、只狼等3a大作时，适当调高</w:t>
      </w:r>
    </w:p>
    <w:p>
      <w:pPr>
        <w:rPr>
          <w:rFonts w:hint="eastAsia"/>
          <w:lang w:val="en-US" w:eastAsia="zh-CN"/>
        </w:rPr>
      </w:pPr>
      <w:ins w:id="21" w:author="从来" w:date="2025-12-30T14:08:06Z">
        <w:r>
          <w:rPr>
            <w:rFonts w:hint="eastAsia" w:asciiTheme="minorHAnsi" w:hAnsiTheme="minorHAnsi" w:eastAsiaTheme="minorEastAsia" w:cstheme="minorBidi"/>
            <w:sz w:val="28"/>
            <w:szCs w:val="24"/>
          </w:rPr>
          <w:t>在频繁操作和连招过程中</w:t>
        </w:r>
      </w:ins>
      <w:ins w:id="22" w:author="从来" w:date="2025-12-30T14:08:08Z">
        <w:r>
          <w:rPr>
            <w:rFonts w:hint="eastAsia" w:asciiTheme="minorHAnsi" w:hAnsiTheme="minorHAnsi" w:eastAsiaTheme="minorEastAsia" w:cstheme="minorBidi"/>
            <w:sz w:val="28"/>
            <w:szCs w:val="24"/>
            <w:lang w:eastAsia="zh-CN"/>
          </w:rPr>
          <w:t>，</w:t>
        </w:r>
      </w:ins>
      <w:r>
        <w:rPr>
          <w:rFonts w:hint="eastAsia"/>
          <w:lang w:val="en-US" w:eastAsia="zh-CN"/>
        </w:rPr>
        <w:t>也能够充分享受</w:t>
      </w:r>
      <w:del w:id="23" w:author="从来" w:date="2025-12-30T14:07:59Z">
        <w:r>
          <w:rPr>
            <w:rFonts w:hint="eastAsia"/>
            <w:lang w:val="en-US" w:eastAsia="zh-CN"/>
          </w:rPr>
          <w:delText>冷兵器交战</w:delText>
        </w:r>
      </w:del>
      <w:del w:id="24" w:author="从来" w:date="2025-12-30T14:08:09Z">
        <w:r>
          <w:rPr>
            <w:rFonts w:hint="eastAsia"/>
            <w:lang w:val="en-US" w:eastAsia="zh-CN"/>
          </w:rPr>
          <w:delText>，</w:delText>
        </w:r>
      </w:del>
      <w:r>
        <w:rPr>
          <w:rFonts w:hint="eastAsia"/>
          <w:lang w:val="en-US" w:eastAsia="zh-CN"/>
        </w:rPr>
        <w:t>震动反馈所带来的畅快打击感</w:t>
      </w:r>
      <w:ins w:id="25" w:author="从来" w:date="2025-12-30T14:22:01Z">
        <w:r>
          <w:rPr>
            <w:rFonts w:hint="eastAsia"/>
            <w:lang w:val="en-US" w:eastAsia="zh-CN"/>
          </w:rPr>
          <w:br w:type="textWrapping"/>
        </w:r>
      </w:ins>
      <w:ins w:id="26" w:author="从来" w:date="2025-12-30T14:22:01Z">
        <w:r>
          <w:rPr>
            <w:rFonts w:hint="eastAsia" w:asciiTheme="minorHAnsi" w:hAnsiTheme="minorHAnsi" w:eastAsiaTheme="minorEastAsia" w:cstheme="minorBidi"/>
            <w:sz w:val="28"/>
            <w:szCs w:val="24"/>
          </w:rPr>
          <w:t>当然，</w:t>
        </w:r>
      </w:ins>
      <w:ins w:id="27" w:author="从来" w:date="2025-12-30T14:22:01Z">
        <w:r>
          <w:rPr>
            <w:rFonts w:hint="eastAsia" w:cstheme="minorBidi"/>
            <w:sz w:val="28"/>
            <w:szCs w:val="24"/>
            <w:lang w:val="en-US" w:eastAsia="zh-CN"/>
          </w:rPr>
          <w:t>要是</w:t>
        </w:r>
      </w:ins>
      <w:ins w:id="28" w:author="从来" w:date="2025-12-30T14:22:01Z">
        <w:r>
          <w:rPr>
            <w:rFonts w:hint="eastAsia" w:asciiTheme="minorHAnsi" w:hAnsiTheme="minorHAnsi" w:eastAsiaTheme="minorEastAsia" w:cstheme="minorBidi"/>
            <w:sz w:val="28"/>
            <w:szCs w:val="24"/>
          </w:rPr>
          <w:t>你追求</w:t>
        </w:r>
      </w:ins>
      <w:ins w:id="29" w:author="从来" w:date="2025-12-30T14:22:01Z">
        <w:r>
          <w:rPr>
            <w:rFonts w:hint="eastAsia" w:cstheme="minorBidi"/>
            <w:sz w:val="28"/>
            <w:szCs w:val="24"/>
            <w:lang w:val="en-US" w:eastAsia="zh-CN"/>
          </w:rPr>
          <w:t>更</w:t>
        </w:r>
      </w:ins>
      <w:ins w:id="30" w:author="从来" w:date="2025-12-30T14:22:01Z">
        <w:r>
          <w:rPr>
            <w:rFonts w:hint="eastAsia" w:asciiTheme="minorHAnsi" w:hAnsiTheme="minorHAnsi" w:eastAsiaTheme="minorEastAsia" w:cstheme="minorBidi"/>
            <w:sz w:val="28"/>
            <w:szCs w:val="24"/>
          </w:rPr>
          <w:t>纯粹的操控，</w:t>
        </w:r>
      </w:ins>
      <w:ins w:id="31" w:author="从来" w:date="2025-12-30T14:22:01Z">
        <w:del w:id="32" w:author="小王业务繁忙" w:date="2025-12-30T17:37:02Z">
          <w:r>
            <w:rPr>
              <w:rFonts w:hint="eastAsia" w:asciiTheme="minorHAnsi" w:hAnsiTheme="minorHAnsi" w:eastAsiaTheme="minorEastAsia" w:cstheme="minorBidi"/>
              <w:sz w:val="28"/>
              <w:szCs w:val="24"/>
            </w:rPr>
            <w:delText>震动</w:delText>
          </w:r>
        </w:del>
      </w:ins>
      <w:ins w:id="33" w:author="从来" w:date="2025-12-30T14:22:01Z">
        <w:r>
          <w:rPr>
            <w:rFonts w:hint="eastAsia" w:asciiTheme="minorHAnsi" w:hAnsiTheme="minorHAnsi" w:eastAsiaTheme="minorEastAsia" w:cstheme="minorBidi"/>
            <w:sz w:val="28"/>
            <w:szCs w:val="24"/>
          </w:rPr>
          <w:t>也可以在驱动里</w:t>
        </w:r>
      </w:ins>
      <w:ins w:id="34" w:author="小王业务繁忙" w:date="2025-12-30T17:37:14Z">
        <w:r>
          <w:rPr>
            <w:rFonts w:hint="eastAsia" w:cstheme="minorBidi"/>
            <w:sz w:val="28"/>
            <w:szCs w:val="24"/>
            <w:lang w:eastAsia="zh-CN"/>
          </w:rPr>
          <w:t>把震动</w:t>
        </w:r>
      </w:ins>
      <w:ins w:id="35" w:author="从来" w:date="2025-12-30T14:22:01Z">
        <w:r>
          <w:rPr>
            <w:rFonts w:hint="eastAsia" w:asciiTheme="minorHAnsi" w:hAnsiTheme="minorHAnsi" w:eastAsiaTheme="minorEastAsia" w:cstheme="minorBidi"/>
            <w:sz w:val="28"/>
            <w:szCs w:val="24"/>
          </w:rPr>
          <w:t>关闭</w:t>
        </w:r>
      </w:ins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最后，就是它的性能了</w:t>
      </w:r>
      <w:bookmarkStart w:id="0" w:name="_GoBack"/>
      <w:bookmarkEnd w:id="0"/>
    </w:p>
    <w:p>
      <w:pPr>
        <w:rPr>
          <w:del w:id="36" w:author="从来" w:date="2025-12-30T14:16:28Z"/>
          <w:rFonts w:hint="default"/>
          <w:lang w:val="en-US" w:eastAsia="zh-CN"/>
        </w:rPr>
      </w:pPr>
      <w:del w:id="37" w:author="从来" w:date="2025-12-30T14:16:28Z">
        <w:r>
          <w:rPr>
            <w:rFonts w:hint="eastAsia"/>
            <w:lang w:val="en-US" w:eastAsia="zh-CN"/>
          </w:rPr>
          <w:delText>虽然主打可玩性，但在性能配置上</w:delText>
        </w:r>
      </w:del>
      <w:del w:id="38" w:author="从来" w:date="2025-12-30T14:16:28Z">
        <w:r>
          <w:rPr>
            <w:rFonts w:hint="default"/>
            <w:lang w:val="en-US" w:eastAsia="zh-CN"/>
          </w:rPr>
          <w:delText>in</w:delText>
        </w:r>
      </w:del>
      <w:del w:id="39" w:author="从来" w:date="2025-12-30T14:16:28Z">
        <w:r>
          <w:rPr>
            <w:rFonts w:hint="eastAsia"/>
            <w:lang w:val="en-US" w:eastAsia="zh-CN"/>
          </w:rPr>
          <w:delText>9 ultra也是</w:delText>
        </w:r>
      </w:del>
      <w:del w:id="40" w:author="从来" w:date="2025-12-30T14:16:28Z">
        <w:r>
          <w:rPr>
            <w:rFonts w:hint="eastAsia"/>
            <w:lang w:val="en-US" w:eastAsia="zh-CN"/>
          </w:rPr>
          <w:tab/>
        </w:r>
      </w:del>
      <w:del w:id="41" w:author="从来" w:date="2025-12-30T14:16:28Z">
        <w:r>
          <w:rPr>
            <w:rFonts w:hint="eastAsia"/>
            <w:lang w:val="en-US" w:eastAsia="zh-CN"/>
          </w:rPr>
          <w:delText>一点没缩水</w:delText>
        </w:r>
      </w:del>
    </w:p>
    <w:p>
      <w:pPr>
        <w:rPr>
          <w:rFonts w:hint="eastAsia"/>
        </w:rPr>
      </w:pPr>
      <w:r>
        <w:t>PAW3950传感器</w:t>
      </w:r>
      <w:r>
        <w:rPr>
          <w:rFonts w:hint="eastAsia"/>
        </w:rPr>
        <w:t>+英菲克KP950B主控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8k接收器也是标配的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性能配置可以说相当旗舰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内置的800mAh大电池，在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续航方面也不用担心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不得不说，英菲克这几年发展确实很猛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不仅是IN9 Ultra，其他产品也都是那种好看和好用兼顾的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而且最近还跟WBG三角洲行动战队达成了深度合作，职业赛场也很认可。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补后到手三百出头，但配置确实拉的很满。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用腻了普通鼠标，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想给自己的游戏体验，带来些新鲜感和沉浸感的小伙伴，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这款</w:t>
      </w:r>
      <w:del w:id="42" w:author="从来" w:date="2025-12-30T14:18:44Z">
        <w:r>
          <w:rPr>
            <w:rFonts w:hint="default"/>
            <w:lang w:val="en-US" w:eastAsia="zh-CN"/>
          </w:rPr>
          <w:delText>in</w:delText>
        </w:r>
      </w:del>
      <w:ins w:id="43" w:author="从来" w:date="2025-12-30T14:18:44Z">
        <w:r>
          <w:rPr>
            <w:rFonts w:hint="eastAsia"/>
            <w:lang w:val="en-US" w:eastAsia="zh-CN"/>
          </w:rPr>
          <w:t>IN</w:t>
        </w:r>
      </w:ins>
      <w:r>
        <w:rPr>
          <w:rFonts w:hint="eastAsia"/>
          <w:lang w:val="en-US" w:eastAsia="zh-CN"/>
        </w:rPr>
        <w:t xml:space="preserve">9 </w:t>
      </w:r>
      <w:ins w:id="44" w:author="从来" w:date="2025-12-30T14:18:46Z">
        <w:r>
          <w:rPr>
            <w:rFonts w:hint="eastAsia"/>
            <w:lang w:val="en-US" w:eastAsia="zh-CN"/>
          </w:rPr>
          <w:t>U</w:t>
        </w:r>
      </w:ins>
      <w:del w:id="45" w:author="从来" w:date="2025-12-30T14:18:46Z">
        <w:r>
          <w:rPr>
            <w:rFonts w:hint="eastAsia"/>
            <w:lang w:val="en-US" w:eastAsia="zh-CN"/>
          </w:rPr>
          <w:delText>u</w:delText>
        </w:r>
      </w:del>
      <w:r>
        <w:rPr>
          <w:rFonts w:hint="eastAsia"/>
          <w:lang w:val="en-US" w:eastAsia="zh-CN"/>
        </w:rPr>
        <w:t>ltra是真可以试试的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从来">
    <w15:presenceInfo w15:providerId="WPS Office" w15:userId="3973457196"/>
  </w15:person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4E2169"/>
    <w:rsid w:val="17C918C1"/>
    <w:rsid w:val="534E2169"/>
    <w:rsid w:val="6A122824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624</Words>
  <Characters>696</Characters>
  <Lines>0</Lines>
  <Paragraphs>0</Paragraphs>
  <TotalTime>114</TotalTime>
  <ScaleCrop>false</ScaleCrop>
  <LinksUpToDate>false</LinksUpToDate>
  <CharactersWithSpaces>707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2025-12-30T02:50:00Z</dcterms:created>
  <dc:creator>故事如烟</dc:creator>
  <cp:lastModifiedBy>小王业务繁忙</cp:lastModifiedBy>
  <dcterms:modified xsi:type="dcterms:W3CDTF">2025-12-30T09:37:16Z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66C1A8BE902A4066873A35AC32E89F7E_13</vt:lpwstr>
  </property>
  <property fmtid="{D5CDD505-2E9C-101B-9397-08002B2CF9AE}" pid="4" name="KSOTemplateDocerSaveRecord">
    <vt:lpwstr>eyJoZGlkIjoiZDc0MjU3N2U4MTlhMzYwYmMxMmE5OTNmMTU3NWQ1YWYiLCJ1c2VySWQiOiI0NTM3OTE4OTgifQ==</vt:lpwstr>
  </property>
</Properties>
</file>