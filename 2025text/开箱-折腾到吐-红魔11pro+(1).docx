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320BB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封面：大局已定！  红魔11pro+：2025年度游戏旗舰</w:t>
      </w:r>
    </w:p>
    <w:p w14:paraId="08A1DCBA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简介：即将发布的红魔11Pro+，已经提前</w:t>
      </w:r>
      <w:del w:id="0" w:author="姚钧译" w:date="2025-10-09T21:46:00Z">
        <w:r>
          <w:rPr>
            <w:rFonts w:hint="eastAsia" w:ascii="微软雅黑" w:hAnsi="微软雅黑" w:eastAsia="微软雅黑"/>
          </w:rPr>
          <w:delText>垫定</w:delText>
        </w:r>
      </w:del>
      <w:ins w:id="1" w:author="姚钧译" w:date="2025-10-09T21:46:00Z">
        <w:r>
          <w:rPr>
            <w:rFonts w:hint="eastAsia" w:ascii="微软雅黑" w:hAnsi="微软雅黑" w:eastAsia="微软雅黑"/>
          </w:rPr>
          <w:t>拿下</w:t>
        </w:r>
      </w:ins>
      <w:r>
        <w:rPr>
          <w:rFonts w:hint="eastAsia" w:ascii="微软雅黑" w:hAnsi="微软雅黑" w:eastAsia="微软雅黑"/>
        </w:rPr>
        <w:t>胜局了</w:t>
      </w:r>
    </w:p>
    <w:p w14:paraId="76F5A347">
      <w:pPr>
        <w:rPr>
          <w:rFonts w:ascii="微软雅黑" w:hAnsi="微软雅黑" w:eastAsia="微软雅黑"/>
        </w:rPr>
      </w:pPr>
    </w:p>
    <w:p w14:paraId="14214718">
      <w:pPr>
        <w:rPr>
          <w:rFonts w:ascii="微软雅黑" w:hAnsi="微软雅黑" w:eastAsia="微软雅黑"/>
        </w:rPr>
      </w:pPr>
    </w:p>
    <w:p w14:paraId="0E90B5AF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兄弟们，大事很妙！</w:t>
      </w:r>
      <w:r>
        <w:rPr>
          <w:rFonts w:hint="eastAsia" w:ascii="微软雅黑" w:hAnsi="微软雅黑" w:eastAsia="微软雅黑"/>
        </w:rPr>
        <w:br w:type="textWrapping"/>
      </w:r>
      <w:r>
        <w:rPr>
          <w:rFonts w:hint="eastAsia" w:ascii="微软雅黑" w:hAnsi="微软雅黑" w:eastAsia="微软雅黑"/>
        </w:rPr>
        <w:t>红魔，这个游戏手机扛把子</w:t>
      </w:r>
    </w:p>
    <w:p w14:paraId="64E15338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继搞出</w:t>
      </w:r>
      <w:del w:id="2" w:author="姚钧译" w:date="2025-10-09T21:49:00Z">
        <w:r>
          <w:rPr>
            <w:rFonts w:hint="eastAsia" w:ascii="微软雅黑" w:hAnsi="微软雅黑" w:eastAsia="微软雅黑"/>
          </w:rPr>
          <w:delText>风冷</w:delText>
        </w:r>
      </w:del>
      <w:ins w:id="3" w:author="姚钧译" w:date="2025-10-09T21:49:00Z">
        <w:r>
          <w:rPr>
            <w:rFonts w:hint="eastAsia" w:ascii="微软雅黑" w:hAnsi="微软雅黑" w:eastAsia="微软雅黑"/>
          </w:rPr>
          <w:t>散热风扇、</w:t>
        </w:r>
      </w:ins>
      <w:del w:id="4" w:author="姚钧译" w:date="2025-10-09T21:49:00Z">
        <w:r>
          <w:rPr>
            <w:rFonts w:hint="eastAsia" w:ascii="微软雅黑" w:hAnsi="微软雅黑" w:eastAsia="微软雅黑"/>
          </w:rPr>
          <w:delText>+</w:delText>
        </w:r>
      </w:del>
      <w:del w:id="5" w:author="姚钧译" w:date="2025-10-09T21:47:00Z">
        <w:r>
          <w:rPr>
            <w:rFonts w:hint="eastAsia" w:ascii="微软雅黑" w:hAnsi="微软雅黑" w:eastAsia="微软雅黑"/>
          </w:rPr>
          <w:delText>液金</w:delText>
        </w:r>
      </w:del>
      <w:ins w:id="6" w:author="姚钧译" w:date="2025-10-09T21:47:00Z">
        <w:r>
          <w:rPr>
            <w:rFonts w:hint="eastAsia" w:ascii="微软雅黑" w:hAnsi="微软雅黑" w:eastAsia="微软雅黑"/>
          </w:rPr>
          <w:t>液态金属</w:t>
        </w:r>
      </w:ins>
      <w:r>
        <w:rPr>
          <w:rFonts w:hint="eastAsia" w:ascii="微软雅黑" w:hAnsi="微软雅黑" w:eastAsia="微软雅黑"/>
        </w:rPr>
        <w:t>之后，</w:t>
      </w:r>
    </w:p>
    <w:p w14:paraId="7E8DC570">
      <w:pPr>
        <w:rPr>
          <w:rFonts w:ascii="微软雅黑" w:hAnsi="微软雅黑" w:eastAsia="微软雅黑"/>
          <w:color w:val="0000FF"/>
        </w:rPr>
      </w:pPr>
      <w:r>
        <w:rPr>
          <w:rFonts w:hint="eastAsia" w:ascii="微软雅黑" w:hAnsi="微软雅黑" w:eastAsia="微软雅黑"/>
        </w:rPr>
        <w:t>这代的红魔11Pro+，更是将水冷都搭载上了。</w:t>
      </w:r>
      <w:r>
        <w:rPr>
          <w:rFonts w:hint="eastAsia" w:ascii="微软雅黑" w:hAnsi="微软雅黑" w:eastAsia="微软雅黑"/>
          <w:color w:val="0000FF"/>
        </w:rPr>
        <w:t>（画面给到背板+花字：</w:t>
      </w:r>
      <w:ins w:id="7" w:author="故事如烟" w:date="2025-10-10T14:52:08Z">
        <w:r>
          <w:rPr>
            <w:rFonts w:hint="eastAsia" w:ascii="微软雅黑" w:hAnsi="微软雅黑" w:eastAsia="微软雅黑"/>
            <w:color w:val="0000FF"/>
          </w:rPr>
          <w:t>ICE 魔冷散热系统</w:t>
        </w:r>
      </w:ins>
      <w:ins w:id="8" w:author="故事如烟" w:date="2025-10-10T14:52:14Z">
        <w:r>
          <w:rPr>
            <w:rFonts w:hint="eastAsia" w:ascii="微软雅黑" w:hAnsi="微软雅黑" w:eastAsia="微软雅黑"/>
            <w:color w:val="0000FF"/>
            <w:lang w:val="en-US" w:eastAsia="zh-CN"/>
          </w:rPr>
          <w:t>/</w:t>
        </w:r>
      </w:ins>
      <w:del w:id="9" w:author="故事如烟" w:date="2025-10-10T14:51:17Z">
        <w:bookmarkStart w:id="0" w:name="_GoBack"/>
        <w:bookmarkEnd w:id="0"/>
        <w:r>
          <w:rPr>
            <w:rFonts w:hint="default" w:ascii="微软雅黑" w:hAnsi="微软雅黑" w:eastAsia="微软雅黑"/>
            <w:color w:val="0000FF"/>
            <w:lang w:val="en-US"/>
          </w:rPr>
          <w:delText>全球首款水冷手机</w:delText>
        </w:r>
      </w:del>
      <w:ins w:id="10" w:author="故事如烟" w:date="2025-10-10T14:51:47Z">
        <w:r>
          <w:rPr>
            <w:rFonts w:hint="eastAsia" w:ascii="微软雅黑" w:hAnsi="微软雅黑" w:eastAsia="微软雅黑"/>
            <w:color w:val="0000FF"/>
            <w:lang w:val="en-US" w:eastAsia="zh-CN"/>
          </w:rPr>
          <w:t>脉动</w:t>
        </w:r>
      </w:ins>
      <w:ins w:id="11" w:author="故事如烟" w:date="2025-10-10T14:51:48Z">
        <w:r>
          <w:rPr>
            <w:rFonts w:hint="eastAsia" w:ascii="微软雅黑" w:hAnsi="微软雅黑" w:eastAsia="微软雅黑"/>
            <w:color w:val="0000FF"/>
            <w:lang w:val="en-US" w:eastAsia="zh-CN"/>
          </w:rPr>
          <w:t>水冷</w:t>
        </w:r>
      </w:ins>
      <w:ins w:id="12" w:author="故事如烟" w:date="2025-10-10T14:51:49Z">
        <w:r>
          <w:rPr>
            <w:rFonts w:hint="eastAsia" w:ascii="微软雅黑" w:hAnsi="微软雅黑" w:eastAsia="微软雅黑"/>
            <w:color w:val="0000FF"/>
            <w:lang w:val="en-US" w:eastAsia="zh-CN"/>
          </w:rPr>
          <w:t>引擎</w:t>
        </w:r>
      </w:ins>
      <w:r>
        <w:rPr>
          <w:rFonts w:hint="eastAsia" w:ascii="微软雅黑" w:hAnsi="微软雅黑" w:eastAsia="微软雅黑"/>
          <w:color w:val="0000FF"/>
        </w:rPr>
        <w:t>）</w:t>
      </w:r>
    </w:p>
    <w:p w14:paraId="030F5265">
      <w:pPr>
        <w:rPr>
          <w:rFonts w:ascii="微软雅黑" w:hAnsi="微软雅黑" w:eastAsia="微软雅黑"/>
        </w:rPr>
      </w:pPr>
      <w:del w:id="13" w:author="姚钧译" w:date="2025-10-09T21:47:00Z">
        <w:r>
          <w:rPr>
            <w:rFonts w:hint="eastAsia" w:ascii="微软雅黑" w:hAnsi="微软雅黑" w:eastAsia="微软雅黑"/>
          </w:rPr>
          <w:delText>游戏</w:delText>
        </w:r>
      </w:del>
      <w:ins w:id="14" w:author="姚钧译" w:date="2025-10-09T21:47:00Z">
        <w:r>
          <w:rPr>
            <w:rFonts w:hint="eastAsia" w:ascii="微软雅黑" w:hAnsi="微软雅黑" w:eastAsia="微软雅黑"/>
          </w:rPr>
          <w:t>水冷</w:t>
        </w:r>
      </w:ins>
      <w:r>
        <w:rPr>
          <w:rFonts w:hint="eastAsia" w:ascii="微软雅黑" w:hAnsi="微软雅黑" w:eastAsia="微软雅黑"/>
        </w:rPr>
        <w:t>一开，背板的水冷液流动都清晰可见，很有科幻感</w:t>
      </w:r>
    </w:p>
    <w:p w14:paraId="417653EB">
      <w:pPr>
        <w:rPr>
          <w:ins w:id="15" w:author="姚钧译" w:date="2025-10-09T21:50:00Z"/>
          <w:rFonts w:ascii="微软雅黑" w:hAnsi="微软雅黑" w:eastAsia="微软雅黑"/>
          <w:color w:val="0000FF"/>
        </w:rPr>
      </w:pPr>
      <w:r>
        <w:rPr>
          <w:rFonts w:hint="eastAsia" w:ascii="微软雅黑" w:hAnsi="微软雅黑" w:eastAsia="微软雅黑"/>
        </w:rPr>
        <w:t>至于手机的本体呢，还是真无孔屏和透明纯平设计</w:t>
      </w:r>
      <w:r>
        <w:rPr>
          <w:rFonts w:hint="eastAsia" w:ascii="微软雅黑" w:hAnsi="微软雅黑" w:eastAsia="微软雅黑"/>
          <w:color w:val="0000FF"/>
        </w:rPr>
        <w:t>（花字：悟空屏2.0/纯平设计）</w:t>
      </w:r>
    </w:p>
    <w:p w14:paraId="24127814">
      <w:pPr>
        <w:rPr>
          <w:rFonts w:hint="eastAsia" w:ascii="微软雅黑" w:hAnsi="微软雅黑" w:eastAsia="微软雅黑"/>
          <w:color w:val="0000FF"/>
        </w:rPr>
      </w:pPr>
      <w:ins w:id="16" w:author="姚钧译" w:date="2025-10-09T21:51:00Z">
        <w:r>
          <w:rPr>
            <w:rFonts w:hint="eastAsia" w:ascii="微软雅黑" w:hAnsi="微软雅黑" w:eastAsia="微软雅黑"/>
            <w:color w:val="0000FF"/>
          </w:rPr>
          <w:t>（展现下风扇和防水）</w:t>
        </w:r>
      </w:ins>
    </w:p>
    <w:p w14:paraId="20E79B7A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其他的，还没到发布时间，说不了太多</w:t>
      </w:r>
    </w:p>
    <w:p w14:paraId="39DF19E5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但能小小透露一下，这代的续航、屏幕、触控都有显著提升</w:t>
      </w:r>
    </w:p>
    <w:p w14:paraId="70F51AF4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反映到实际的游戏体验，变化还是很明显的。</w:t>
      </w:r>
    </w:p>
    <w:p w14:paraId="353BB41A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多的不说了，兄弟们17号</w:t>
      </w:r>
      <w:del w:id="17" w:author="姚钧译" w:date="2025-10-09T21:50:00Z">
        <w:r>
          <w:rPr>
            <w:rFonts w:hint="eastAsia" w:ascii="微软雅黑" w:hAnsi="微软雅黑" w:eastAsia="微软雅黑"/>
          </w:rPr>
          <w:delText>首发</w:delText>
        </w:r>
      </w:del>
      <w:ins w:id="18" w:author="姚钧译" w:date="2025-10-09T21:50:00Z">
        <w:r>
          <w:rPr>
            <w:rFonts w:hint="eastAsia" w:ascii="微软雅黑" w:hAnsi="微软雅黑" w:eastAsia="微软雅黑"/>
          </w:rPr>
          <w:t>发布会</w:t>
        </w:r>
      </w:ins>
      <w:r>
        <w:rPr>
          <w:rFonts w:hint="eastAsia" w:ascii="微软雅黑" w:hAnsi="微软雅黑" w:eastAsia="微软雅黑"/>
        </w:rPr>
        <w:t>不见不散！</w:t>
      </w:r>
    </w:p>
    <w:p w14:paraId="46561A11">
      <w:pPr>
        <w:rPr>
          <w:rFonts w:ascii="微软雅黑" w:hAnsi="微软雅黑" w:eastAsia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姚钧译">
    <w15:presenceInfo w15:providerId="AD" w15:userId="S-1-5-21-1958430730-1584623987-3101330781-24333"/>
  </w15:person>
  <w15:person w15:author="故事如烟">
    <w15:presenceInfo w15:providerId="WPS Office" w15:userId="19549638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2826C0"/>
    <w:rsid w:val="003122FC"/>
    <w:rsid w:val="004A4118"/>
    <w:rsid w:val="00837115"/>
    <w:rsid w:val="01B409D1"/>
    <w:rsid w:val="084C4130"/>
    <w:rsid w:val="6B28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276</Words>
  <Characters>298</Characters>
  <Lines>2</Lines>
  <Paragraphs>1</Paragraphs>
  <TotalTime>6</TotalTime>
  <ScaleCrop>false</ScaleCrop>
  <LinksUpToDate>false</LinksUpToDate>
  <CharactersWithSpaces>300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2025-10-09T13:52:00Z</dcterms:created>
  <dc:creator>故事如烟</dc:creator>
  <cp:lastModifiedBy>故事如烟</cp:lastModifiedBy>
  <dcterms:modified xsi:type="dcterms:W3CDTF">2025-10-10T06:52:20Z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15F0391129DA414E8214A58C011C4D64_13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