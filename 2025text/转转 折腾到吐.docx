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封面：旧电脑如何出手  才能不被坑?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简介：教你避坑，二手笔记本这样卖才稳！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曾经的旧电脑</w:t>
      </w:r>
      <w:ins w:id="0" w:author="好时光" w:date="2025-07-01T16:26:25Z">
        <w:r>
          <w:rPr>
            <w:rFonts w:hint="eastAsia"/>
            <w:lang w:val="en-US" w:eastAsia="zh-CN"/>
          </w:rPr>
          <w:t>闲置</w:t>
        </w:r>
      </w:ins>
      <w:ins w:id="1" w:author="好时光" w:date="2025-07-01T16:26:26Z">
        <w:r>
          <w:rPr>
            <w:rFonts w:hint="eastAsia"/>
            <w:lang w:val="en-US" w:eastAsia="zh-CN"/>
          </w:rPr>
          <w:t>用不上</w:t>
        </w:r>
      </w:ins>
      <w:r>
        <w:rPr>
          <w:rFonts w:hint="eastAsia"/>
          <w:lang w:val="en-US" w:eastAsia="zh-CN"/>
        </w:rPr>
        <w:t>该如何出手，</w:t>
      </w:r>
      <w:ins w:id="2" w:author="好时光" w:date="2025-07-01T16:55:57Z">
        <w:r>
          <w:rPr>
            <w:rFonts w:hint="eastAsia"/>
            <w:lang w:val="en-US" w:eastAsia="zh-CN"/>
          </w:rPr>
          <w:t>才能</w:t>
        </w:r>
      </w:ins>
      <w:ins w:id="3" w:author="好时光" w:date="2025-07-01T16:51:39Z">
        <w:r>
          <w:rPr>
            <w:rFonts w:hint="eastAsia"/>
            <w:lang w:val="en-US" w:eastAsia="zh-CN"/>
          </w:rPr>
          <w:t>既</w:t>
        </w:r>
      </w:ins>
      <w:ins w:id="4" w:author="好时光" w:date="2025-07-01T16:30:39Z">
        <w:r>
          <w:rPr>
            <w:rFonts w:hint="eastAsia"/>
            <w:lang w:val="en-US" w:eastAsia="zh-CN"/>
          </w:rPr>
          <w:t>安全</w:t>
        </w:r>
      </w:ins>
      <w:ins w:id="5" w:author="好时光" w:date="2025-07-01T16:51:30Z">
        <w:r>
          <w:rPr>
            <w:rFonts w:hint="eastAsia"/>
            <w:lang w:val="en-US" w:eastAsia="zh-CN"/>
          </w:rPr>
          <w:t>靠谱，</w:t>
        </w:r>
      </w:ins>
      <w:ins w:id="6" w:author="好时光" w:date="2025-07-01T16:51:46Z">
        <w:r>
          <w:rPr>
            <w:rFonts w:hint="eastAsia"/>
            <w:lang w:val="en-US" w:eastAsia="zh-CN"/>
          </w:rPr>
          <w:t>又</w:t>
        </w:r>
      </w:ins>
      <w:ins w:id="7" w:author="好时光" w:date="2025-07-01T16:51:48Z">
        <w:r>
          <w:rPr>
            <w:rFonts w:hint="eastAsia"/>
            <w:lang w:val="en-US" w:eastAsia="zh-CN"/>
          </w:rPr>
          <w:t>能</w:t>
        </w:r>
      </w:ins>
      <w:ins w:id="8" w:author="好时光" w:date="2025-07-01T16:51:49Z">
        <w:r>
          <w:rPr>
            <w:rFonts w:hint="eastAsia"/>
            <w:lang w:val="en-US" w:eastAsia="zh-CN"/>
          </w:rPr>
          <w:t>快速</w:t>
        </w:r>
      </w:ins>
      <w:ins w:id="9" w:author="好时光" w:date="2025-07-01T16:51:51Z">
        <w:r>
          <w:rPr>
            <w:rFonts w:hint="eastAsia"/>
            <w:lang w:val="en-US" w:eastAsia="zh-CN"/>
          </w:rPr>
          <w:t>变现</w:t>
        </w:r>
      </w:ins>
      <w:ins w:id="10" w:author="好时光" w:date="2025-07-01T16:51:52Z">
        <w:r>
          <w:rPr>
            <w:rFonts w:hint="eastAsia"/>
            <w:lang w:val="en-US" w:eastAsia="zh-CN"/>
          </w:rPr>
          <w:t>，</w:t>
        </w:r>
      </w:ins>
      <w:r>
        <w:rPr>
          <w:rFonts w:hint="eastAsia"/>
          <w:lang w:val="en-US" w:eastAsia="zh-CN"/>
        </w:rPr>
        <w:t>还不被坑？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这期视频教你！</w:t>
      </w:r>
      <w:ins w:id="11" w:author="好时光" w:date="2025-07-01T16:26:39Z">
        <w:r>
          <w:rPr>
            <w:rFonts w:hint="eastAsia"/>
            <w:lang w:val="en-US" w:eastAsia="zh-CN"/>
          </w:rPr>
          <w:t>看了</w:t>
        </w:r>
      </w:ins>
      <w:ins w:id="12" w:author="好时光" w:date="2025-07-01T16:26:41Z">
        <w:r>
          <w:rPr>
            <w:rFonts w:hint="eastAsia"/>
            <w:lang w:val="en-US" w:eastAsia="zh-CN"/>
          </w:rPr>
          <w:t>绝对</w:t>
        </w:r>
      </w:ins>
      <w:ins w:id="13" w:author="好时光" w:date="2025-07-01T16:26:42Z">
        <w:r>
          <w:rPr>
            <w:rFonts w:hint="eastAsia"/>
            <w:lang w:val="en-US" w:eastAsia="zh-CN"/>
          </w:rPr>
          <w:t>不吃亏</w:t>
        </w:r>
      </w:ins>
      <w:r>
        <w:rPr>
          <w:rFonts w:hint="eastAsia"/>
          <w:lang w:val="en-US" w:eastAsia="zh-CN"/>
        </w:rPr>
        <w:br w:type="textWrapping"/>
      </w:r>
      <w:ins w:id="14" w:author="好时光" w:date="2025-07-01T16:49:17Z">
        <w:r>
          <w:rPr>
            <w:rFonts w:hint="eastAsia"/>
            <w:lang w:val="en-US" w:eastAsia="zh-CN"/>
          </w:rPr>
          <w:t>让你</w:t>
        </w:r>
      </w:ins>
      <w:ins w:id="15" w:author="好时光" w:date="2025-07-01T16:49:22Z">
        <w:r>
          <w:rPr>
            <w:rFonts w:hint="eastAsia"/>
            <w:lang w:val="en-US" w:eastAsia="zh-CN"/>
          </w:rPr>
          <w:t>电脑</w:t>
        </w:r>
      </w:ins>
      <w:ins w:id="16" w:author="好时光" w:date="2025-07-01T16:31:50Z">
        <w:r>
          <w:rPr>
            <w:rFonts w:hint="eastAsia"/>
            <w:color w:val="0000FF"/>
            <w:lang w:val="en-US" w:eastAsia="zh-CN"/>
          </w:rPr>
          <w:t>卖</w:t>
        </w:r>
      </w:ins>
      <w:ins w:id="17" w:author="好时光" w:date="2025-07-01T16:31:51Z">
        <w:r>
          <w:rPr>
            <w:rFonts w:hint="eastAsia"/>
            <w:color w:val="0000FF"/>
            <w:lang w:val="en-US" w:eastAsia="zh-CN"/>
          </w:rPr>
          <w:t>得</w:t>
        </w:r>
      </w:ins>
      <w:ins w:id="18" w:author="好时光" w:date="2025-07-01T16:31:52Z">
        <w:r>
          <w:rPr>
            <w:rFonts w:hint="eastAsia"/>
            <w:color w:val="0000FF"/>
            <w:lang w:val="en-US" w:eastAsia="zh-CN"/>
          </w:rPr>
          <w:t>又快</w:t>
        </w:r>
      </w:ins>
      <w:ins w:id="19" w:author="好时光" w:date="2025-07-01T16:31:54Z">
        <w:r>
          <w:rPr>
            <w:rFonts w:hint="eastAsia"/>
            <w:color w:val="0000FF"/>
            <w:lang w:val="en-US" w:eastAsia="zh-CN"/>
          </w:rPr>
          <w:t>又</w:t>
        </w:r>
      </w:ins>
      <w:ins w:id="20" w:author="好时光" w:date="2025-07-01T16:31:56Z">
        <w:r>
          <w:rPr>
            <w:rFonts w:hint="eastAsia"/>
            <w:color w:val="0000FF"/>
            <w:lang w:val="en-US" w:eastAsia="zh-CN"/>
          </w:rPr>
          <w:t>省心</w:t>
        </w:r>
      </w:ins>
    </w:p>
    <w:p>
      <w:pPr>
        <w:rPr>
          <w:rFonts w:hint="eastAsia"/>
          <w:lang w:val="en-US" w:eastAsia="zh-CN"/>
        </w:rPr>
      </w:pPr>
      <w:ins w:id="21" w:author="好时光" w:date="2025-07-01T16:55:44Z">
        <w:r>
          <w:rPr>
            <w:rFonts w:hint="eastAsia"/>
            <w:lang w:val="en-US" w:eastAsia="zh-CN"/>
          </w:rPr>
          <w:t>在</w:t>
        </w:r>
      </w:ins>
      <w:ins w:id="22" w:author="好时光" w:date="2025-07-01T16:55:45Z">
        <w:r>
          <w:rPr>
            <w:rFonts w:hint="eastAsia"/>
            <w:lang w:val="en-US" w:eastAsia="zh-CN"/>
          </w:rPr>
          <w:t>回收</w:t>
        </w:r>
      </w:ins>
      <w:r>
        <w:rPr>
          <w:rFonts w:hint="eastAsia"/>
          <w:lang w:val="en-US" w:eastAsia="zh-CN"/>
        </w:rPr>
        <w:t>这方面我就很推荐</w:t>
      </w:r>
      <w:ins w:id="23" w:author="好时光" w:date="2025-07-01T16:29:53Z">
        <w:r>
          <w:rPr>
            <w:rFonts w:hint="eastAsia"/>
            <w:lang w:val="en-US" w:eastAsia="zh-CN"/>
          </w:rPr>
          <w:t>在</w:t>
        </w:r>
      </w:ins>
      <w:r>
        <w:rPr>
          <w:rFonts w:hint="eastAsia"/>
          <w:lang w:val="en-US" w:eastAsia="zh-CN"/>
        </w:rPr>
        <w:t>转转这种</w:t>
      </w:r>
      <w:ins w:id="24" w:author="好时光" w:date="2025-07-01T16:29:57Z">
        <w:r>
          <w:rPr>
            <w:rFonts w:hint="eastAsia"/>
            <w:lang w:val="en-US" w:eastAsia="zh-CN"/>
          </w:rPr>
          <w:t>专业</w:t>
        </w:r>
      </w:ins>
      <w:ins w:id="25" w:author="好时光" w:date="2025-07-01T16:30:01Z">
        <w:r>
          <w:rPr>
            <w:rFonts w:hint="eastAsia"/>
            <w:lang w:val="en-US" w:eastAsia="zh-CN"/>
          </w:rPr>
          <w:t>回收</w:t>
        </w:r>
      </w:ins>
      <w:r>
        <w:rPr>
          <w:rFonts w:hint="eastAsia"/>
          <w:lang w:val="en-US" w:eastAsia="zh-CN"/>
        </w:rPr>
        <w:t>平台出手。</w:t>
      </w:r>
    </w:p>
    <w:p>
      <w:pPr>
        <w:rPr>
          <w:rFonts w:hint="eastAsia"/>
          <w:lang w:val="en-US" w:eastAsia="zh-CN"/>
        </w:rPr>
      </w:pPr>
      <w:ins w:id="26" w:author="好时光" w:date="2025-07-01T16:50:42Z">
        <w:r>
          <w:rPr>
            <w:rFonts w:hint="eastAsia"/>
            <w:lang w:val="en-US" w:eastAsia="zh-CN"/>
          </w:rPr>
          <w:t>这</w:t>
        </w:r>
      </w:ins>
      <w:r>
        <w:rPr>
          <w:rFonts w:hint="eastAsia"/>
          <w:lang w:val="en-US" w:eastAsia="zh-CN"/>
        </w:rPr>
        <w:t>三</w:t>
      </w:r>
      <w:ins w:id="27" w:author="好时光" w:date="2025-07-01T16:50:46Z">
        <w:r>
          <w:rPr>
            <w:rFonts w:hint="eastAsia"/>
            <w:lang w:val="en-US" w:eastAsia="zh-CN"/>
          </w:rPr>
          <w:t>个</w:t>
        </w:r>
      </w:ins>
      <w:ins w:id="28" w:author="好时光" w:date="2025-07-01T16:50:47Z">
        <w:r>
          <w:rPr>
            <w:rFonts w:hint="eastAsia"/>
            <w:lang w:val="en-US" w:eastAsia="zh-CN"/>
          </w:rPr>
          <w:t>理由</w:t>
        </w:r>
      </w:ins>
      <w:ins w:id="29" w:author="好时光" w:date="2025-07-01T16:50:48Z">
        <w:r>
          <w:rPr>
            <w:rFonts w:hint="eastAsia"/>
            <w:lang w:val="en-US" w:eastAsia="zh-CN"/>
          </w:rPr>
          <w:t>让你</w:t>
        </w:r>
      </w:ins>
      <w:ins w:id="30" w:author="好时光" w:date="2025-07-01T16:50:50Z">
        <w:r>
          <w:rPr>
            <w:rFonts w:hint="eastAsia"/>
            <w:lang w:val="en-US" w:eastAsia="zh-CN"/>
          </w:rPr>
          <w:t>不得不</w:t>
        </w:r>
      </w:ins>
      <w:ins w:id="31" w:author="好时光" w:date="2025-07-01T16:50:52Z">
        <w:r>
          <w:rPr>
            <w:rFonts w:hint="eastAsia"/>
            <w:lang w:val="en-US" w:eastAsia="zh-CN"/>
          </w:rPr>
          <w:t>服</w:t>
        </w:r>
      </w:ins>
      <w:r>
        <w:rPr>
          <w:rFonts w:hint="eastAsia"/>
          <w:lang w:val="en-US" w:eastAsia="zh-CN"/>
        </w:rPr>
        <w:t>：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1、价格透明</w:t>
      </w:r>
      <w:ins w:id="32" w:author="好时光" w:date="2025-07-01T16:53:00Z">
        <w:r>
          <w:rPr>
            <w:rFonts w:hint="eastAsia"/>
            <w:color w:val="0000FF"/>
            <w:lang w:val="en-US" w:eastAsia="zh-CN"/>
          </w:rPr>
          <w:t>（</w:t>
        </w:r>
      </w:ins>
      <w:ins w:id="33" w:author="好时光" w:date="2025-07-01T16:53:02Z">
        <w:r>
          <w:rPr>
            <w:rFonts w:hint="eastAsia"/>
            <w:color w:val="0000FF"/>
            <w:lang w:val="en-US" w:eastAsia="zh-CN"/>
          </w:rPr>
          <w:t>小标题</w:t>
        </w:r>
      </w:ins>
      <w:ins w:id="34" w:author="好时光" w:date="2025-07-01T16:53:04Z">
        <w:r>
          <w:rPr>
            <w:rFonts w:hint="eastAsia"/>
            <w:color w:val="0000FF"/>
            <w:lang w:val="en-US" w:eastAsia="zh-CN"/>
          </w:rPr>
          <w:t>花</w:t>
        </w:r>
      </w:ins>
      <w:ins w:id="35" w:author="好时光" w:date="2025-07-01T16:53:06Z">
        <w:r>
          <w:rPr>
            <w:rFonts w:hint="eastAsia"/>
            <w:color w:val="0000FF"/>
            <w:lang w:val="en-US" w:eastAsia="zh-CN"/>
          </w:rPr>
          <w:t>字</w:t>
        </w:r>
      </w:ins>
      <w:ins w:id="36" w:author="好时光" w:date="2025-07-01T16:53:08Z">
        <w:r>
          <w:rPr>
            <w:rFonts w:hint="eastAsia"/>
            <w:color w:val="0000FF"/>
            <w:lang w:val="en-US" w:eastAsia="zh-CN"/>
          </w:rPr>
          <w:t>打出来）</w:t>
        </w:r>
      </w:ins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笔记本这类数码产品不同于那些标品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哪怕处理器显卡相同，都会因为存储、屏幕等配置，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或成色的不同，衍生出不同的价格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我们新手小白很难把控，贸然在自由市场出手，大概率就是亏。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而转转则有着专业的</w:t>
      </w:r>
      <w:ins w:id="37" w:author="好时光" w:date="2025-07-01T16:53:16Z">
        <w:r>
          <w:rPr>
            <w:rFonts w:hint="eastAsia"/>
            <w:lang w:val="en-US" w:eastAsia="zh-CN"/>
          </w:rPr>
          <w:t>回收</w:t>
        </w:r>
      </w:ins>
      <w:r>
        <w:rPr>
          <w:rFonts w:hint="eastAsia"/>
          <w:lang w:val="en-US" w:eastAsia="zh-CN"/>
        </w:rPr>
        <w:t>师上门检测，价格也是直接由系统生成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只要我们填的配置、成色没太大出入</w:t>
      </w:r>
      <w:ins w:id="38" w:author="好时光" w:date="2025-07-01T16:59:28Z">
        <w:r>
          <w:rPr>
            <w:rFonts w:hint="eastAsia"/>
            <w:lang w:val="en-US" w:eastAsia="zh-CN"/>
          </w:rPr>
          <w:t>（</w:t>
        </w:r>
      </w:ins>
      <w:ins w:id="39" w:author="好时光" w:date="2025-07-01T16:59:30Z">
        <w:r>
          <w:rPr>
            <w:rFonts w:hint="eastAsia"/>
            <w:lang w:val="en-US" w:eastAsia="zh-CN"/>
          </w:rPr>
          <w:t>预估价格</w:t>
        </w:r>
      </w:ins>
      <w:ins w:id="40" w:author="好时光" w:date="2025-07-01T16:59:31Z">
        <w:r>
          <w:rPr>
            <w:rFonts w:hint="eastAsia"/>
            <w:lang w:val="en-US" w:eastAsia="zh-CN"/>
          </w:rPr>
          <w:t>和</w:t>
        </w:r>
      </w:ins>
      <w:ins w:id="41" w:author="好时光" w:date="2025-07-01T16:59:46Z">
        <w:r>
          <w:rPr>
            <w:rFonts w:hint="eastAsia"/>
            <w:lang w:val="en-US" w:eastAsia="zh-CN"/>
          </w:rPr>
          <w:t>蓝色</w:t>
        </w:r>
      </w:ins>
      <w:ins w:id="42" w:author="好时光" w:date="2025-07-01T16:59:49Z">
        <w:r>
          <w:rPr>
            <w:rFonts w:hint="eastAsia"/>
            <w:lang w:val="en-US" w:eastAsia="zh-CN"/>
          </w:rPr>
          <w:t>质检</w:t>
        </w:r>
      </w:ins>
      <w:ins w:id="43" w:author="好时光" w:date="2025-07-01T16:59:50Z">
        <w:r>
          <w:rPr>
            <w:rFonts w:hint="eastAsia"/>
            <w:lang w:val="en-US" w:eastAsia="zh-CN"/>
          </w:rPr>
          <w:t>价格</w:t>
        </w:r>
      </w:ins>
      <w:ins w:id="44" w:author="好时光" w:date="2025-07-01T16:59:51Z">
        <w:r>
          <w:rPr>
            <w:rFonts w:hint="eastAsia"/>
            <w:lang w:val="en-US" w:eastAsia="zh-CN"/>
          </w:rPr>
          <w:t>）</w:t>
        </w:r>
      </w:ins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实际回收价格就是基本一致的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第二点就是省心</w:t>
      </w:r>
      <w:r>
        <w:rPr>
          <w:rFonts w:hint="eastAsia"/>
          <w:color w:val="0000FF"/>
          <w:lang w:val="en-US" w:eastAsia="zh-CN"/>
        </w:rPr>
        <w:t>（2、省心）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不同于自由市场，转转是“一锤子买卖”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确认价格无异议后会当场打钱，钱秒到账</w:t>
      </w:r>
      <w:ins w:id="45" w:author="好时光" w:date="2025-07-01T16:59:55Z">
        <w:r>
          <w:rPr>
            <w:rFonts w:hint="eastAsia"/>
            <w:lang w:val="en-US" w:eastAsia="zh-CN"/>
          </w:rPr>
          <w:t>（</w:t>
        </w:r>
      </w:ins>
      <w:ins w:id="46" w:author="好时光" w:date="2025-07-01T16:59:56Z">
        <w:r>
          <w:rPr>
            <w:rFonts w:hint="eastAsia"/>
            <w:lang w:val="en-US" w:eastAsia="zh-CN"/>
          </w:rPr>
          <w:t>到账图</w:t>
        </w:r>
      </w:ins>
      <w:ins w:id="47" w:author="好时光" w:date="2025-07-01T16:59:57Z">
        <w:r>
          <w:rPr>
            <w:rFonts w:hint="eastAsia"/>
            <w:lang w:val="en-US" w:eastAsia="zh-CN"/>
          </w:rPr>
          <w:t>）</w:t>
        </w:r>
      </w:ins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我们只需要预约</w:t>
      </w:r>
      <w:ins w:id="48" w:author="好时光" w:date="2025-07-01T16:53:56Z">
        <w:r>
          <w:rPr>
            <w:rFonts w:hint="eastAsia"/>
            <w:lang w:val="en-US" w:eastAsia="zh-CN"/>
          </w:rPr>
          <w:t>回收</w:t>
        </w:r>
      </w:ins>
      <w:r>
        <w:rPr>
          <w:rFonts w:hint="eastAsia"/>
          <w:lang w:val="en-US" w:eastAsia="zh-CN"/>
        </w:rPr>
        <w:t>师上门就行</w:t>
      </w:r>
    </w:p>
    <w:p>
      <w:pPr>
        <w:rPr>
          <w:rFonts w:hint="eastAsia"/>
          <w:lang w:val="en-US" w:eastAsia="zh-CN"/>
        </w:rPr>
      </w:pPr>
      <w:ins w:id="49" w:author="好时光" w:date="2025-07-01T16:54:00Z">
        <w:r>
          <w:rPr>
            <w:rFonts w:hint="eastAsia"/>
            <w:lang w:val="en-US" w:eastAsia="zh-CN"/>
          </w:rPr>
          <w:t>全程</w:t>
        </w:r>
      </w:ins>
      <w:ins w:id="50" w:author="好时光" w:date="2025-07-01T16:54:01Z">
        <w:r>
          <w:rPr>
            <w:rFonts w:hint="eastAsia"/>
            <w:lang w:val="en-US" w:eastAsia="zh-CN"/>
          </w:rPr>
          <w:t>在</w:t>
        </w:r>
      </w:ins>
      <w:ins w:id="51" w:author="好时光" w:date="2025-07-01T16:54:02Z">
        <w:r>
          <w:rPr>
            <w:rFonts w:hint="eastAsia"/>
            <w:lang w:val="en-US" w:eastAsia="zh-CN"/>
          </w:rPr>
          <w:t>眼皮子</w:t>
        </w:r>
      </w:ins>
      <w:ins w:id="52" w:author="好时光" w:date="2025-07-01T16:54:04Z">
        <w:r>
          <w:rPr>
            <w:rFonts w:hint="eastAsia"/>
            <w:lang w:val="en-US" w:eastAsia="zh-CN"/>
          </w:rPr>
          <w:t>底下</w:t>
        </w:r>
      </w:ins>
      <w:ins w:id="53" w:author="好时光" w:date="2025-07-01T16:54:07Z">
        <w:r>
          <w:rPr>
            <w:rFonts w:hint="eastAsia"/>
            <w:lang w:val="en-US" w:eastAsia="zh-CN"/>
          </w:rPr>
          <w:t>操作</w:t>
        </w:r>
      </w:ins>
      <w:ins w:id="54" w:author="好时光" w:date="2025-07-01T16:54:09Z">
        <w:r>
          <w:rPr>
            <w:rFonts w:hint="eastAsia"/>
            <w:lang w:val="en-US" w:eastAsia="zh-CN"/>
          </w:rPr>
          <w:t>，</w:t>
        </w:r>
      </w:ins>
      <w:r>
        <w:rPr>
          <w:rFonts w:hint="eastAsia"/>
          <w:lang w:val="en-US" w:eastAsia="zh-CN"/>
        </w:rPr>
        <w:t>完全不用担心偷换配件、到手刀、恶意压价等各种扯皮可能性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最后一点就是安全</w:t>
      </w:r>
      <w:r>
        <w:rPr>
          <w:rFonts w:hint="eastAsia"/>
          <w:color w:val="0000FF"/>
          <w:lang w:val="en-US" w:eastAsia="zh-CN"/>
        </w:rPr>
        <w:t>（3、安全放心）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笔记本经常会存放我们照片、聊天记录等大量隐私文件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不懂行的很难清除干净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而转转回收时，</w:t>
      </w:r>
      <w:ins w:id="55" w:author="好时光" w:date="2025-07-01T16:54:34Z">
        <w:r>
          <w:rPr>
            <w:rFonts w:hint="eastAsia"/>
            <w:lang w:val="en-US" w:eastAsia="zh-CN"/>
          </w:rPr>
          <w:t>回收</w:t>
        </w:r>
      </w:ins>
      <w:r>
        <w:rPr>
          <w:rFonts w:hint="eastAsia"/>
          <w:lang w:val="en-US" w:eastAsia="zh-CN"/>
        </w:rPr>
        <w:t>师都会当面清除旧数据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拿回公司总部后，还会进行专业的二次处理</w:t>
      </w:r>
      <w:ins w:id="56" w:author="好时光" w:date="2025-07-01T16:54:42Z">
        <w:r>
          <w:rPr>
            <w:rFonts w:hint="eastAsia"/>
            <w:lang w:val="en-US" w:eastAsia="zh-CN"/>
          </w:rPr>
          <w:t>（AD</w:t>
        </w:r>
      </w:ins>
      <w:ins w:id="57" w:author="好时光" w:date="2025-07-01T16:54:43Z">
        <w:r>
          <w:rPr>
            <w:rFonts w:hint="eastAsia"/>
            <w:lang w:val="en-US" w:eastAsia="zh-CN"/>
          </w:rPr>
          <w:t>I</w:t>
        </w:r>
      </w:ins>
      <w:ins w:id="58" w:author="好时光" w:date="2025-07-01T16:54:44Z">
        <w:r>
          <w:rPr>
            <w:rFonts w:hint="eastAsia"/>
            <w:lang w:val="en-US" w:eastAsia="zh-CN"/>
          </w:rPr>
          <w:t>SA</w:t>
        </w:r>
      </w:ins>
      <w:ins w:id="59" w:author="好时光" w:date="2025-07-01T16:54:45Z">
        <w:r>
          <w:rPr>
            <w:rFonts w:hint="eastAsia"/>
            <w:lang w:val="en-US" w:eastAsia="zh-CN"/>
          </w:rPr>
          <w:t>截图</w:t>
        </w:r>
      </w:ins>
      <w:ins w:id="60" w:author="好时光" w:date="2025-07-01T16:54:46Z">
        <w:r>
          <w:rPr>
            <w:rFonts w:hint="eastAsia"/>
            <w:lang w:val="en-US" w:eastAsia="zh-CN"/>
          </w:rPr>
          <w:t>）</w:t>
        </w:r>
      </w:ins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可以说彻底避免了隐私泄露问题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专业的事情专业的人办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与其在自由市场赌人品，</w:t>
      </w:r>
      <w:r>
        <w:rPr>
          <w:rFonts w:hint="eastAsia"/>
          <w:lang w:val="en-US" w:eastAsia="zh-CN"/>
        </w:rPr>
        <w:t>真的</w:t>
      </w:r>
      <w:r>
        <w:rPr>
          <w:rFonts w:hint="default"/>
          <w:lang w:val="en-US" w:eastAsia="zh-CN"/>
        </w:rPr>
        <w:t>不如用</w:t>
      </w:r>
      <w:r>
        <w:rPr>
          <w:rFonts w:hint="eastAsia"/>
          <w:lang w:val="en-US" w:eastAsia="zh-CN"/>
        </w:rPr>
        <w:t>转转</w:t>
      </w:r>
      <w:r>
        <w:rPr>
          <w:rFonts w:hint="default"/>
          <w:lang w:val="en-US" w:eastAsia="zh-CN"/>
        </w:rPr>
        <w:t>换安心！</w:t>
      </w:r>
      <w:r>
        <w:rPr>
          <w:rFonts w:hint="eastAsia"/>
          <w:lang w:val="en-US" w:eastAsia="zh-CN"/>
        </w:rPr>
        <w:t xml:space="preserve"> 打算出手笔记本的兄弟，</w:t>
      </w:r>
      <w:ins w:id="61" w:author="好时光" w:date="2025-07-01T16:55:04Z">
        <w:r>
          <w:rPr>
            <w:rFonts w:hint="eastAsia"/>
            <w:lang w:val="en-US" w:eastAsia="zh-CN"/>
          </w:rPr>
          <w:t>转转真的</w:t>
        </w:r>
      </w:ins>
      <w:ins w:id="62" w:author="好时光" w:date="2025-07-01T16:55:05Z">
        <w:r>
          <w:rPr>
            <w:rFonts w:hint="eastAsia"/>
            <w:lang w:val="en-US" w:eastAsia="zh-CN"/>
          </w:rPr>
          <w:t>可以</w:t>
        </w:r>
      </w:ins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好时光">
    <w15:presenceInfo w15:providerId="WPS Office" w15:userId="37037077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02EF4"/>
    <w:rsid w:val="01602EF4"/>
    <w:rsid w:val="22380A0A"/>
    <w:rsid w:val="27424579"/>
    <w:rsid w:val="46B51CE0"/>
    <w:rsid w:val="54235C1F"/>
    <w:rsid w:val="650C6B52"/>
    <w:rsid w:val="6FAB49E7"/>
    <w:rsid w:val="7C286864"/>
    <w:rsid w:val="7F25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574</Characters>
  <Lines>0</Lines>
  <Paragraphs>0</Paragraphs>
  <TotalTime>67</TotalTime>
  <ScaleCrop>false</ScaleCrop>
  <LinksUpToDate>false</LinksUpToDate>
  <CharactersWithSpaces>577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2025-06-30T06:04:00Z</dcterms:created>
  <dc:creator>故事如烟</dc:creator>
  <cp:lastModifiedBy>小王业务繁忙</cp:lastModifiedBy>
  <dcterms:modified xsi:type="dcterms:W3CDTF">2025-07-02T06:59:26Z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131182C62D3B45908841F28559B92C10_13</vt:lpwstr>
  </property>
  <property fmtid="{D5CDD505-2E9C-101B-9397-08002B2CF9AE}" pid="4" name="KSOTemplateDocerSaveRecord">
    <vt:lpwstr>eyJoZGlkIjoiZjcyYjZmNjUxN2VmNjQ5NjBmNmQ1Y2VjOTNlNTlmYjciLCJ1c2VySWQiOiI4MTQxMzkxMjAifQ==</vt:lpwstr>
  </property>
</Properties>
</file>