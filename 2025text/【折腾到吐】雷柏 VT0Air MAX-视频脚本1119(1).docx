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微软雅黑" w:hAnsi="微软雅黑" w:eastAsia="微软雅黑" w:cs="微软雅黑"/>
          <w:strike w:val="0"/>
          <w:dstrike w:val="0"/>
          <w:sz w:val="21"/>
          <w:szCs w:val="21"/>
          <w:lang w:val="en-US" w:eastAsia="zh-CN"/>
        </w:rPr>
      </w:pPr>
      <w:bookmarkStart w:id="0" w:name="_GoBack"/>
      <w:r>
        <w:rPr>
          <w:rFonts w:hint="eastAsia" w:ascii="微软雅黑" w:hAnsi="微软雅黑" w:eastAsia="微软雅黑" w:cs="微软雅黑"/>
          <w:strike w:val="0"/>
          <w:dstrike w:val="0"/>
          <w:sz w:val="21"/>
          <w:szCs w:val="21"/>
          <w:lang w:val="en-US" w:eastAsia="zh-CN"/>
        </w:rPr>
        <w:t>封面：打破魔咒！轻量化和续航兼备的：雷柏 VT0Air MAX</w:t>
      </w:r>
    </w:p>
    <w:p>
      <w:pPr>
        <w:rPr>
          <w:rFonts w:hint="eastAsia" w:ascii="微软雅黑" w:hAnsi="微软雅黑" w:eastAsia="微软雅黑" w:cs="微软雅黑"/>
          <w:strike w:val="0"/>
          <w:dstrike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trike w:val="0"/>
          <w:dstrike w:val="0"/>
          <w:sz w:val="21"/>
          <w:szCs w:val="21"/>
          <w:lang w:val="en-US" w:eastAsia="zh-CN"/>
        </w:rPr>
        <w:t>简介：喜欢轻量化的中小手玩家们，这下是真有毕业鼠标了</w:t>
      </w:r>
    </w:p>
    <w:bookmarkEnd w:id="0"/>
    <w:p>
      <w:pPr>
        <w:rPr>
          <w:rFonts w:hint="eastAsia" w:ascii="微软雅黑" w:hAnsi="微软雅黑" w:eastAsia="微软雅黑" w:cs="微软雅黑"/>
          <w:strike w:val="0"/>
          <w:dstrike w:val="0"/>
          <w:sz w:val="21"/>
          <w:szCs w:val="21"/>
          <w:lang w:val="en-US" w:eastAsia="zh-CN"/>
        </w:rPr>
      </w:pPr>
    </w:p>
    <w:p>
      <w:pPr>
        <w:rPr>
          <w:rFonts w:hint="eastAsia" w:ascii="微软雅黑" w:hAnsi="微软雅黑" w:eastAsia="微软雅黑" w:cs="微软雅黑"/>
          <w:strike w:val="0"/>
          <w:dstrike w:val="0"/>
          <w:sz w:val="21"/>
          <w:szCs w:val="21"/>
          <w:lang w:val="en-US" w:eastAsia="zh-CN"/>
        </w:rPr>
      </w:pPr>
    </w:p>
    <w:p>
      <w:pPr>
        <w:rPr>
          <w:rFonts w:hint="eastAsia" w:ascii="微软雅黑" w:hAnsi="微软雅黑" w:eastAsia="微软雅黑" w:cs="微软雅黑"/>
          <w:strike w:val="0"/>
          <w:dstrike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trike w:val="0"/>
          <w:dstrike w:val="0"/>
          <w:sz w:val="21"/>
          <w:szCs w:val="21"/>
          <w:lang w:val="en-US" w:eastAsia="zh-CN"/>
        </w:rPr>
        <w:t>兄弟们，我宣布等等党又赢了！</w:t>
      </w:r>
    </w:p>
    <w:p>
      <w:pPr>
        <w:rPr>
          <w:rFonts w:hint="eastAsia" w:ascii="微软雅黑" w:hAnsi="微软雅黑" w:eastAsia="微软雅黑" w:cs="微软雅黑"/>
          <w:strike w:val="0"/>
          <w:dstrike w:val="0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strike w:val="0"/>
          <w:dstrike w:val="0"/>
          <w:kern w:val="2"/>
          <w:sz w:val="21"/>
          <w:szCs w:val="21"/>
          <w:lang w:val="en-US" w:eastAsia="zh-CN" w:bidi="ar-SA"/>
        </w:rPr>
        <w:t>因为从今天起，“轻量化鼠标续航就会拉胯”的魔咒，彻底被打破了！</w:t>
      </w:r>
    </w:p>
    <w:p>
      <w:pPr>
        <w:rPr>
          <w:ins w:id="0" w:author="RAPOO雷柏" w:date="2025-11-18T20:17:34Z"/>
          <w:rFonts w:hint="eastAsia" w:ascii="微软雅黑" w:hAnsi="微软雅黑" w:eastAsia="微软雅黑" w:cs="微软雅黑"/>
          <w:strike w:val="0"/>
          <w:dstrike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trike w:val="0"/>
          <w:dstrike w:val="0"/>
          <w:sz w:val="21"/>
          <w:szCs w:val="21"/>
          <w:lang w:val="en-US" w:eastAsia="zh-CN"/>
        </w:rPr>
        <w:t>雷柏新出的VT0Air MAX</w:t>
      </w:r>
    </w:p>
    <w:p>
      <w:pPr>
        <w:rPr>
          <w:rFonts w:hint="default" w:ascii="微软雅黑" w:hAnsi="微软雅黑" w:eastAsia="微软雅黑" w:cs="微软雅黑"/>
          <w:strike w:val="0"/>
          <w:dstrike w:val="0"/>
          <w:sz w:val="21"/>
          <w:szCs w:val="21"/>
          <w:lang w:val="en-US" w:eastAsia="zh-CN"/>
        </w:rPr>
      </w:pPr>
      <w:ins w:id="1" w:author="RAPOO雷柏" w:date="2025-11-18T20:17:40Z">
        <w:del w:id="2" w:author="Mr.W" w:date="2025-11-19T09:04:10Z">
          <w:r>
            <w:rPr>
              <w:rFonts w:hint="eastAsia" w:ascii="微软雅黑" w:hAnsi="微软雅黑" w:eastAsia="微软雅黑" w:cs="微软雅黑"/>
              <w:strike w:val="0"/>
              <w:dstrike w:val="0"/>
              <w:sz w:val="21"/>
              <w:szCs w:val="21"/>
              <w:lang w:val="en-US" w:eastAsia="zh-CN"/>
            </w:rPr>
            <w:delText>自家</w:delText>
          </w:r>
        </w:del>
      </w:ins>
      <w:ins w:id="3" w:author="Mr.W" w:date="2025-11-19T09:04:10Z">
        <w:r>
          <w:rPr>
            <w:rFonts w:hint="eastAsia" w:ascii="微软雅黑" w:hAnsi="微软雅黑" w:eastAsia="微软雅黑" w:cs="微软雅黑"/>
            <w:strike w:val="0"/>
            <w:dstrike w:val="0"/>
            <w:sz w:val="21"/>
            <w:szCs w:val="21"/>
            <w:lang w:val="en-US" w:eastAsia="zh-CN"/>
          </w:rPr>
          <w:t>他家</w:t>
        </w:r>
      </w:ins>
      <w:ins w:id="4" w:author="RAPOO雷柏" w:date="2025-11-18T20:17:41Z">
        <w:r>
          <w:rPr>
            <w:rFonts w:hint="eastAsia" w:ascii="微软雅黑" w:hAnsi="微软雅黑" w:eastAsia="微软雅黑" w:cs="微软雅黑"/>
            <w:strike w:val="0"/>
            <w:dstrike w:val="0"/>
            <w:sz w:val="21"/>
            <w:szCs w:val="21"/>
            <w:lang w:val="en-US" w:eastAsia="zh-CN"/>
          </w:rPr>
          <w:t>第一款</w:t>
        </w:r>
      </w:ins>
      <w:ins w:id="5" w:author="RAPOO雷柏" w:date="2025-11-18T20:17:49Z">
        <w:r>
          <w:rPr>
            <w:rFonts w:hint="eastAsia" w:ascii="微软雅黑" w:hAnsi="微软雅黑" w:eastAsia="微软雅黑" w:cs="微软雅黑"/>
            <w:strike w:val="0"/>
            <w:dstrike w:val="0"/>
            <w:sz w:val="21"/>
            <w:szCs w:val="21"/>
            <w:lang w:val="en-US" w:eastAsia="zh-CN"/>
          </w:rPr>
          <w:t>上</w:t>
        </w:r>
      </w:ins>
      <w:ins w:id="6" w:author="RAPOO雷柏" w:date="2025-11-18T20:17:43Z">
        <w:r>
          <w:rPr>
            <w:rFonts w:hint="eastAsia" w:ascii="微软雅黑" w:hAnsi="微软雅黑" w:eastAsia="微软雅黑" w:cs="微软雅黑"/>
            <w:strike w:val="0"/>
            <w:dstrike w:val="0"/>
            <w:sz w:val="21"/>
            <w:szCs w:val="21"/>
            <w:lang w:val="en-US" w:eastAsia="zh-CN"/>
          </w:rPr>
          <w:t>双</w:t>
        </w:r>
      </w:ins>
      <w:ins w:id="7" w:author="RAPOO雷柏" w:date="2025-11-18T20:17:44Z">
        <w:r>
          <w:rPr>
            <w:rFonts w:hint="eastAsia" w:ascii="微软雅黑" w:hAnsi="微软雅黑" w:eastAsia="微软雅黑" w:cs="微软雅黑"/>
            <w:strike w:val="0"/>
            <w:dstrike w:val="0"/>
            <w:sz w:val="21"/>
            <w:szCs w:val="21"/>
            <w:lang w:val="en-US" w:eastAsia="zh-CN"/>
          </w:rPr>
          <w:t>光</w:t>
        </w:r>
      </w:ins>
      <w:ins w:id="8" w:author="RAPOO雷柏" w:date="2025-11-18T20:17:45Z">
        <w:r>
          <w:rPr>
            <w:rFonts w:hint="eastAsia" w:ascii="微软雅黑" w:hAnsi="微软雅黑" w:eastAsia="微软雅黑" w:cs="微软雅黑"/>
            <w:strike w:val="0"/>
            <w:dstrike w:val="0"/>
            <w:sz w:val="21"/>
            <w:szCs w:val="21"/>
            <w:lang w:val="en-US" w:eastAsia="zh-CN"/>
          </w:rPr>
          <w:t>配置</w:t>
        </w:r>
      </w:ins>
      <w:ins w:id="9" w:author="故事如烟" w:date="2025-11-19T13:51:48Z">
        <w:r>
          <w:rPr>
            <w:rFonts w:hint="eastAsia" w:ascii="微软雅黑" w:hAnsi="微软雅黑" w:eastAsia="微软雅黑" w:cs="微软雅黑"/>
            <w:strike w:val="0"/>
            <w:dstrike w:val="0"/>
            <w:sz w:val="21"/>
            <w:szCs w:val="21"/>
            <w:lang w:val="en-US" w:eastAsia="zh-CN"/>
          </w:rPr>
          <w:t>的</w:t>
        </w:r>
      </w:ins>
      <w:ins w:id="10" w:author="故事如烟" w:date="2025-11-19T13:51:49Z">
        <w:r>
          <w:rPr>
            <w:rFonts w:hint="eastAsia" w:ascii="微软雅黑" w:hAnsi="微软雅黑" w:eastAsia="微软雅黑" w:cs="微软雅黑"/>
            <w:strike w:val="0"/>
            <w:dstrike w:val="0"/>
            <w:sz w:val="21"/>
            <w:szCs w:val="21"/>
            <w:lang w:val="en-US" w:eastAsia="zh-CN"/>
          </w:rPr>
          <w:t>鼠标</w:t>
        </w:r>
      </w:ins>
      <w:ins w:id="11" w:author="Mr.W" w:date="2025-11-19T09:04:23Z">
        <w:r>
          <w:rPr>
            <w:rFonts w:hint="eastAsia" w:ascii="微软雅黑" w:hAnsi="微软雅黑" w:eastAsia="微软雅黑" w:cs="微软雅黑"/>
            <w:strike w:val="0"/>
            <w:dstrike w:val="0"/>
            <w:sz w:val="21"/>
            <w:szCs w:val="21"/>
            <w:lang w:val="en-US" w:eastAsia="zh-CN"/>
          </w:rPr>
          <w:t>（</w:t>
        </w:r>
      </w:ins>
      <w:ins w:id="12" w:author="Mr.W" w:date="2025-11-19T09:04:28Z">
        <w:r>
          <w:rPr>
            <w:rFonts w:hint="eastAsia" w:ascii="微软雅黑" w:hAnsi="微软雅黑" w:eastAsia="微软雅黑" w:cs="微软雅黑"/>
            <w:strike w:val="0"/>
            <w:dstrike w:val="0"/>
            <w:sz w:val="21"/>
            <w:szCs w:val="21"/>
            <w:lang w:val="en-US" w:eastAsia="zh-CN"/>
          </w:rPr>
          <w:t>光</w:t>
        </w:r>
      </w:ins>
      <w:ins w:id="13" w:author="Mr.W" w:date="2025-11-19T09:04:29Z">
        <w:r>
          <w:rPr>
            <w:rFonts w:hint="eastAsia" w:ascii="微软雅黑" w:hAnsi="微软雅黑" w:eastAsia="微软雅黑" w:cs="微软雅黑"/>
            <w:strike w:val="0"/>
            <w:dstrike w:val="0"/>
            <w:sz w:val="21"/>
            <w:szCs w:val="21"/>
            <w:lang w:val="en-US" w:eastAsia="zh-CN"/>
          </w:rPr>
          <w:t>微动</w:t>
        </w:r>
      </w:ins>
      <w:ins w:id="14" w:author="Mr.W" w:date="2025-11-19T09:04:30Z">
        <w:r>
          <w:rPr>
            <w:rFonts w:hint="eastAsia" w:ascii="微软雅黑" w:hAnsi="微软雅黑" w:eastAsia="微软雅黑" w:cs="微软雅黑"/>
            <w:strike w:val="0"/>
            <w:dstrike w:val="0"/>
            <w:sz w:val="21"/>
            <w:szCs w:val="21"/>
            <w:lang w:val="en-US" w:eastAsia="zh-CN"/>
          </w:rPr>
          <w:t>+</w:t>
        </w:r>
      </w:ins>
      <w:ins w:id="15" w:author="Mr.W" w:date="2025-11-19T09:04:31Z">
        <w:r>
          <w:rPr>
            <w:rFonts w:hint="eastAsia" w:ascii="微软雅黑" w:hAnsi="微软雅黑" w:eastAsia="微软雅黑" w:cs="微软雅黑"/>
            <w:strike w:val="0"/>
            <w:dstrike w:val="0"/>
            <w:sz w:val="21"/>
            <w:szCs w:val="21"/>
            <w:lang w:val="en-US" w:eastAsia="zh-CN"/>
          </w:rPr>
          <w:t>光</w:t>
        </w:r>
      </w:ins>
      <w:ins w:id="16" w:author="Mr.W" w:date="2025-11-19T09:04:33Z">
        <w:r>
          <w:rPr>
            <w:rFonts w:hint="eastAsia" w:ascii="微软雅黑" w:hAnsi="微软雅黑" w:eastAsia="微软雅黑" w:cs="微软雅黑"/>
            <w:strike w:val="0"/>
            <w:dstrike w:val="0"/>
            <w:sz w:val="21"/>
            <w:szCs w:val="21"/>
            <w:lang w:val="en-US" w:eastAsia="zh-CN"/>
          </w:rPr>
          <w:t>编码器</w:t>
        </w:r>
      </w:ins>
      <w:ins w:id="17" w:author="Mr.W" w:date="2025-11-19T09:04:23Z">
        <w:r>
          <w:rPr>
            <w:rFonts w:hint="eastAsia" w:ascii="微软雅黑" w:hAnsi="微软雅黑" w:eastAsia="微软雅黑" w:cs="微软雅黑"/>
            <w:strike w:val="0"/>
            <w:dstrike w:val="0"/>
            <w:sz w:val="21"/>
            <w:szCs w:val="21"/>
            <w:lang w:val="en-US" w:eastAsia="zh-CN"/>
          </w:rPr>
          <w:t>）</w:t>
        </w:r>
      </w:ins>
    </w:p>
    <w:p>
      <w:pPr>
        <w:rPr>
          <w:rFonts w:hint="eastAsia" w:ascii="微软雅黑" w:hAnsi="微软雅黑" w:eastAsia="微软雅黑" w:cs="微软雅黑"/>
          <w:strike w:val="0"/>
          <w:dstrike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trike w:val="0"/>
          <w:dstrike w:val="0"/>
          <w:sz w:val="21"/>
          <w:szCs w:val="21"/>
          <w:lang w:val="en-US" w:eastAsia="zh-CN"/>
        </w:rPr>
        <w:t>只有39克重，拿在手里轻若无物，但续航却做到了将近三百个小时</w:t>
      </w:r>
    </w:p>
    <w:p>
      <w:pPr>
        <w:rPr>
          <w:rFonts w:hint="eastAsia" w:ascii="微软雅黑" w:hAnsi="微软雅黑" w:eastAsia="微软雅黑" w:cs="微软雅黑"/>
          <w:strike w:val="0"/>
          <w:dstrike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trike w:val="0"/>
          <w:dstrike w:val="0"/>
          <w:sz w:val="21"/>
          <w:szCs w:val="21"/>
          <w:lang w:val="en-US" w:eastAsia="zh-CN"/>
        </w:rPr>
        <w:t>之所以续航和重量如此反差，</w:t>
      </w:r>
    </w:p>
    <w:p>
      <w:pPr>
        <w:rPr>
          <w:rFonts w:hint="default" w:ascii="微软雅黑" w:hAnsi="微软雅黑" w:eastAsia="微软雅黑" w:cs="微软雅黑"/>
          <w:strike w:val="0"/>
          <w:dstrike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trike w:val="0"/>
          <w:dstrike w:val="0"/>
          <w:sz w:val="21"/>
          <w:szCs w:val="21"/>
          <w:lang w:val="en-US" w:eastAsia="zh-CN"/>
        </w:rPr>
        <w:t>核心的原因就是它搭载</w:t>
      </w:r>
      <w:del w:id="18" w:author="Mr.W" w:date="2025-11-19T09:02:25Z">
        <w:r>
          <w:rPr>
            <w:rFonts w:hint="eastAsia" w:ascii="微软雅黑" w:hAnsi="微软雅黑" w:eastAsia="微软雅黑" w:cs="微软雅黑"/>
            <w:strike w:val="0"/>
            <w:dstrike w:val="0"/>
            <w:sz w:val="21"/>
            <w:szCs w:val="21"/>
            <w:lang w:val="en-US" w:eastAsia="zh-CN"/>
          </w:rPr>
          <w:delText>了</w:delText>
        </w:r>
      </w:del>
      <w:del w:id="19" w:author="RAPOO雷柏" w:date="2025-11-18T18:05:19Z">
        <w:r>
          <w:rPr>
            <w:rFonts w:hint="eastAsia" w:ascii="微软雅黑" w:hAnsi="微软雅黑" w:eastAsia="微软雅黑" w:cs="微软雅黑"/>
            <w:strike w:val="0"/>
            <w:dstrike w:val="0"/>
            <w:sz w:val="21"/>
            <w:szCs w:val="21"/>
            <w:lang w:val="en-US" w:eastAsia="zh-CN"/>
          </w:rPr>
          <w:delText>诺迪克54芯片</w:delText>
        </w:r>
      </w:del>
      <w:ins w:id="20" w:author="Mr.W" w:date="2025-11-18T15:38:56Z">
        <w:del w:id="21" w:author="RAPOO雷柏" w:date="2025-11-18T18:05:19Z">
          <w:r>
            <w:rPr>
              <w:rFonts w:hint="eastAsia" w:ascii="微软雅黑" w:hAnsi="微软雅黑" w:eastAsia="微软雅黑" w:cs="微软雅黑"/>
              <w:strike w:val="0"/>
              <w:dstrike w:val="0"/>
              <w:sz w:val="21"/>
              <w:szCs w:val="21"/>
              <w:lang w:val="en-US" w:eastAsia="zh-CN"/>
            </w:rPr>
            <w:delText>和</w:delText>
          </w:r>
        </w:del>
      </w:ins>
      <w:ins w:id="22" w:author="RAPOO雷柏" w:date="2025-11-18T18:05:19Z">
        <w:r>
          <w:rPr>
            <w:rFonts w:hint="eastAsia" w:ascii="微软雅黑" w:hAnsi="微软雅黑" w:eastAsia="微软雅黑" w:cs="微软雅黑"/>
            <w:strike w:val="0"/>
            <w:dstrike w:val="0"/>
            <w:sz w:val="21"/>
            <w:szCs w:val="21"/>
            <w:lang w:val="en-US" w:eastAsia="zh-CN"/>
          </w:rPr>
          <w:t>的</w:t>
        </w:r>
      </w:ins>
      <w:ins w:id="23" w:author="RAPOO雷柏" w:date="2025-11-18T18:05:20Z">
        <w:r>
          <w:rPr>
            <w:rFonts w:hint="eastAsia" w:ascii="微软雅黑" w:hAnsi="微软雅黑" w:eastAsia="微软雅黑" w:cs="微软雅黑"/>
            <w:strike w:val="0"/>
            <w:dstrike w:val="0"/>
            <w:sz w:val="21"/>
            <w:szCs w:val="21"/>
            <w:lang w:val="en-US" w:eastAsia="zh-CN"/>
          </w:rPr>
          <w:t>是</w:t>
        </w:r>
      </w:ins>
      <w:ins w:id="24" w:author="Mr.W" w:date="2025-11-18T15:38:57Z">
        <w:r>
          <w:rPr>
            <w:rFonts w:hint="eastAsia" w:ascii="微软雅黑" w:hAnsi="微软雅黑" w:eastAsia="微软雅黑" w:cs="微软雅黑"/>
            <w:strike w:val="0"/>
            <w:dstrike w:val="0"/>
            <w:sz w:val="21"/>
            <w:szCs w:val="21"/>
            <w:lang w:val="en-US" w:eastAsia="zh-CN"/>
          </w:rPr>
          <w:t>雷柏</w:t>
        </w:r>
      </w:ins>
      <w:ins w:id="25" w:author="Mr.W" w:date="2025-11-18T15:38:59Z">
        <w:del w:id="26" w:author="RAPOO雷柏" w:date="2025-11-18T18:05:11Z">
          <w:r>
            <w:rPr>
              <w:rFonts w:hint="eastAsia" w:ascii="微软雅黑" w:hAnsi="微软雅黑" w:eastAsia="微软雅黑" w:cs="微软雅黑"/>
              <w:strike w:val="0"/>
              <w:dstrike w:val="0"/>
              <w:sz w:val="21"/>
              <w:szCs w:val="21"/>
              <w:lang w:val="en-US" w:eastAsia="zh-CN"/>
            </w:rPr>
            <w:delText>自己</w:delText>
          </w:r>
        </w:del>
      </w:ins>
      <w:ins w:id="27" w:author="Mr.W" w:date="2025-11-18T15:39:03Z">
        <w:del w:id="28" w:author="RAPOO雷柏" w:date="2025-11-18T18:05:11Z">
          <w:r>
            <w:rPr>
              <w:rFonts w:hint="eastAsia" w:ascii="微软雅黑" w:hAnsi="微软雅黑" w:eastAsia="微软雅黑" w:cs="微软雅黑"/>
              <w:strike w:val="0"/>
              <w:dstrike w:val="0"/>
              <w:sz w:val="21"/>
              <w:szCs w:val="21"/>
              <w:lang w:val="en-US" w:eastAsia="zh-CN"/>
            </w:rPr>
            <w:delText>调教</w:delText>
          </w:r>
        </w:del>
      </w:ins>
      <w:ins w:id="29" w:author="Mr.W" w:date="2025-11-18T15:39:04Z">
        <w:del w:id="30" w:author="RAPOO雷柏" w:date="2025-11-18T18:05:11Z">
          <w:r>
            <w:rPr>
              <w:rFonts w:hint="eastAsia" w:ascii="微软雅黑" w:hAnsi="微软雅黑" w:eastAsia="微软雅黑" w:cs="微软雅黑"/>
              <w:strike w:val="0"/>
              <w:dstrike w:val="0"/>
              <w:sz w:val="21"/>
              <w:szCs w:val="21"/>
              <w:lang w:val="en-US" w:eastAsia="zh-CN"/>
            </w:rPr>
            <w:delText>出的</w:delText>
          </w:r>
        </w:del>
      </w:ins>
      <w:ins w:id="31" w:author="RAPOO雷柏" w:date="2025-11-18T18:05:12Z">
        <w:r>
          <w:rPr>
            <w:rFonts w:hint="eastAsia" w:ascii="微软雅黑" w:hAnsi="微软雅黑" w:eastAsia="微软雅黑" w:cs="微软雅黑"/>
            <w:strike w:val="0"/>
            <w:dstrike w:val="0"/>
            <w:sz w:val="21"/>
            <w:szCs w:val="21"/>
            <w:lang w:val="en-US" w:eastAsia="zh-CN"/>
          </w:rPr>
          <w:t>自研</w:t>
        </w:r>
      </w:ins>
      <w:ins w:id="32" w:author="Mr.W" w:date="2025-11-18T15:39:05Z">
        <w:r>
          <w:rPr>
            <w:rFonts w:hint="eastAsia" w:ascii="微软雅黑" w:hAnsi="微软雅黑" w:eastAsia="微软雅黑" w:cs="微软雅黑"/>
            <w:strike w:val="0"/>
            <w:dstrike w:val="0"/>
            <w:sz w:val="21"/>
            <w:szCs w:val="21"/>
            <w:lang w:val="en-US" w:eastAsia="zh-CN"/>
          </w:rPr>
          <w:t>P</w:t>
        </w:r>
      </w:ins>
      <w:ins w:id="33" w:author="Mr.W" w:date="2025-11-18T15:39:06Z">
        <w:r>
          <w:rPr>
            <w:rFonts w:hint="eastAsia" w:ascii="微软雅黑" w:hAnsi="微软雅黑" w:eastAsia="微软雅黑" w:cs="微软雅黑"/>
            <w:strike w:val="0"/>
            <w:dstrike w:val="0"/>
            <w:sz w:val="21"/>
            <w:szCs w:val="21"/>
            <w:lang w:val="en-US" w:eastAsia="zh-CN"/>
          </w:rPr>
          <w:t>o</w:t>
        </w:r>
      </w:ins>
      <w:ins w:id="34" w:author="Mr.W" w:date="2025-11-18T15:39:07Z">
        <w:r>
          <w:rPr>
            <w:rFonts w:hint="eastAsia" w:ascii="微软雅黑" w:hAnsi="微软雅黑" w:eastAsia="微软雅黑" w:cs="微软雅黑"/>
            <w:strike w:val="0"/>
            <w:dstrike w:val="0"/>
            <w:sz w:val="21"/>
            <w:szCs w:val="21"/>
            <w:lang w:val="en-US" w:eastAsia="zh-CN"/>
          </w:rPr>
          <w:t>w</w:t>
        </w:r>
      </w:ins>
      <w:ins w:id="35" w:author="Mr.W" w:date="2025-11-18T15:39:08Z">
        <w:r>
          <w:rPr>
            <w:rFonts w:hint="eastAsia" w:ascii="微软雅黑" w:hAnsi="微软雅黑" w:eastAsia="微软雅黑" w:cs="微软雅黑"/>
            <w:strike w:val="0"/>
            <w:dstrike w:val="0"/>
            <w:sz w:val="21"/>
            <w:szCs w:val="21"/>
            <w:lang w:val="en-US" w:eastAsia="zh-CN"/>
          </w:rPr>
          <w:t>er</w:t>
        </w:r>
      </w:ins>
      <w:ins w:id="36" w:author="Mr.W" w:date="2025-11-18T15:39:09Z">
        <w:r>
          <w:rPr>
            <w:rFonts w:hint="eastAsia" w:ascii="微软雅黑" w:hAnsi="微软雅黑" w:eastAsia="微软雅黑" w:cs="微软雅黑"/>
            <w:strike w:val="0"/>
            <w:dstrike w:val="0"/>
            <w:sz w:val="21"/>
            <w:szCs w:val="21"/>
            <w:lang w:val="en-US" w:eastAsia="zh-CN"/>
          </w:rPr>
          <w:t>+</w:t>
        </w:r>
      </w:ins>
      <w:ins w:id="37" w:author="Mr.W" w:date="2025-11-18T15:39:11Z">
        <w:r>
          <w:rPr>
            <w:rFonts w:hint="eastAsia" w:ascii="微软雅黑" w:hAnsi="微软雅黑" w:eastAsia="微软雅黑" w:cs="微软雅黑"/>
            <w:strike w:val="0"/>
            <w:dstrike w:val="0"/>
            <w:sz w:val="21"/>
            <w:szCs w:val="21"/>
            <w:lang w:val="en-US" w:eastAsia="zh-CN"/>
          </w:rPr>
          <w:t>炎龙</w:t>
        </w:r>
      </w:ins>
      <w:ins w:id="38" w:author="Mr.W" w:date="2025-11-18T15:39:12Z">
        <w:r>
          <w:rPr>
            <w:rFonts w:hint="eastAsia" w:ascii="微软雅黑" w:hAnsi="微软雅黑" w:eastAsia="微软雅黑" w:cs="微软雅黑"/>
            <w:strike w:val="0"/>
            <w:dstrike w:val="0"/>
            <w:sz w:val="21"/>
            <w:szCs w:val="21"/>
            <w:lang w:val="en-US" w:eastAsia="zh-CN"/>
          </w:rPr>
          <w:t>固件</w:t>
        </w:r>
      </w:ins>
      <w:ins w:id="39" w:author="RAPOO雷柏" w:date="2025-11-18T18:05:14Z">
        <w:r>
          <w:rPr>
            <w:rFonts w:hint="eastAsia" w:ascii="微软雅黑" w:hAnsi="微软雅黑" w:eastAsia="微软雅黑" w:cs="微软雅黑"/>
            <w:strike w:val="0"/>
            <w:dstrike w:val="0"/>
            <w:sz w:val="21"/>
            <w:szCs w:val="21"/>
            <w:lang w:val="en-US" w:eastAsia="zh-CN"/>
          </w:rPr>
          <w:t>调教</w:t>
        </w:r>
      </w:ins>
      <w:ins w:id="40" w:author="RAPOO雷柏" w:date="2025-11-18T18:05:16Z">
        <w:r>
          <w:rPr>
            <w:rFonts w:hint="eastAsia" w:ascii="微软雅黑" w:hAnsi="微软雅黑" w:eastAsia="微软雅黑" w:cs="微软雅黑"/>
            <w:strike w:val="0"/>
            <w:dstrike w:val="0"/>
            <w:sz w:val="21"/>
            <w:szCs w:val="21"/>
            <w:lang w:val="en-US" w:eastAsia="zh-CN"/>
          </w:rPr>
          <w:t>出来的</w:t>
        </w:r>
      </w:ins>
      <w:ins w:id="41" w:author="RAPOO雷柏" w:date="2025-11-18T18:05:24Z">
        <w:r>
          <w:rPr>
            <w:rFonts w:hint="eastAsia" w:ascii="微软雅黑" w:hAnsi="微软雅黑" w:eastAsia="微软雅黑" w:cs="微软雅黑"/>
            <w:strike w:val="0"/>
            <w:dstrike w:val="0"/>
            <w:sz w:val="21"/>
            <w:szCs w:val="21"/>
            <w:lang w:val="en-US" w:eastAsia="zh-CN"/>
          </w:rPr>
          <w:t>诺迪克54芯片</w:t>
        </w:r>
      </w:ins>
    </w:p>
    <w:p>
      <w:pPr>
        <w:rPr>
          <w:ins w:id="42" w:author="Mr.W" w:date="2025-11-18T15:50:42Z"/>
          <w:rFonts w:hint="eastAsia" w:ascii="微软雅黑" w:hAnsi="微软雅黑" w:eastAsia="微软雅黑" w:cs="微软雅黑"/>
          <w:strike w:val="0"/>
          <w:dstrike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trike w:val="0"/>
          <w:dstrike w:val="0"/>
          <w:sz w:val="21"/>
          <w:szCs w:val="21"/>
          <w:lang w:val="en-US" w:eastAsia="zh-CN"/>
        </w:rPr>
        <w:t>别看电池只有300毫安,但实际用下来</w:t>
      </w:r>
      <w:r>
        <w:rPr>
          <w:rFonts w:hint="eastAsia" w:ascii="微软雅黑" w:hAnsi="微软雅黑" w:eastAsia="微软雅黑" w:cs="微软雅黑"/>
          <w:strike w:val="0"/>
          <w:dstrike w:val="0"/>
          <w:sz w:val="21"/>
          <w:szCs w:val="21"/>
          <w:lang w:val="en-US" w:eastAsia="zh-CN"/>
        </w:rPr>
        <w:br w:type="textWrapping"/>
      </w:r>
      <w:r>
        <w:rPr>
          <w:rFonts w:hint="eastAsia" w:ascii="微软雅黑" w:hAnsi="微软雅黑" w:eastAsia="微软雅黑" w:cs="微软雅黑"/>
          <w:strike w:val="0"/>
          <w:dstrike w:val="0"/>
          <w:sz w:val="21"/>
          <w:szCs w:val="21"/>
          <w:lang w:val="en-US" w:eastAsia="zh-CN"/>
        </w:rPr>
        <w:t>日常1K回报率，能用275小时，差不多一个月不用充电</w:t>
      </w:r>
    </w:p>
    <w:p>
      <w:pPr>
        <w:rPr>
          <w:ins w:id="43" w:author="Mr.W" w:date="2025-11-18T15:50:58Z"/>
          <w:rFonts w:hint="default" w:ascii="微软雅黑" w:hAnsi="微软雅黑" w:eastAsia="微软雅黑" w:cs="微软雅黑"/>
          <w:strike w:val="0"/>
          <w:dstrike w:val="0"/>
          <w:sz w:val="21"/>
          <w:szCs w:val="21"/>
          <w:lang w:val="en-US" w:eastAsia="zh-CN"/>
        </w:rPr>
      </w:pPr>
      <w:ins w:id="44" w:author="Mr.W" w:date="2025-11-18T15:51:13Z">
        <w:r>
          <w:rPr>
            <w:rFonts w:hint="eastAsia" w:ascii="微软雅黑" w:hAnsi="微软雅黑" w:eastAsia="微软雅黑" w:cs="微软雅黑"/>
            <w:strike w:val="0"/>
            <w:dstrike w:val="0"/>
            <w:sz w:val="21"/>
            <w:szCs w:val="21"/>
            <w:lang w:val="en-US" w:eastAsia="zh-CN"/>
          </w:rPr>
          <w:t>哪怕</w:t>
        </w:r>
      </w:ins>
      <w:ins w:id="45" w:author="Mr.W" w:date="2025-11-18T15:51:21Z">
        <w:r>
          <w:rPr>
            <w:rFonts w:hint="eastAsia" w:ascii="微软雅黑" w:hAnsi="微软雅黑" w:eastAsia="微软雅黑" w:cs="微软雅黑"/>
            <w:strike w:val="0"/>
            <w:dstrike w:val="0"/>
            <w:sz w:val="21"/>
            <w:szCs w:val="21"/>
            <w:lang w:val="en-US" w:eastAsia="zh-CN"/>
          </w:rPr>
          <w:t>鼠标</w:t>
        </w:r>
      </w:ins>
      <w:ins w:id="46" w:author="Mr.W" w:date="2025-11-18T15:51:23Z">
        <w:r>
          <w:rPr>
            <w:rFonts w:hint="eastAsia" w:ascii="微软雅黑" w:hAnsi="微软雅黑" w:eastAsia="微软雅黑" w:cs="微软雅黑"/>
            <w:strike w:val="0"/>
            <w:dstrike w:val="0"/>
            <w:sz w:val="21"/>
            <w:szCs w:val="21"/>
            <w:lang w:val="en-US" w:eastAsia="zh-CN"/>
          </w:rPr>
          <w:t>电量</w:t>
        </w:r>
      </w:ins>
      <w:ins w:id="47" w:author="Mr.W" w:date="2025-11-18T15:51:30Z">
        <w:r>
          <w:rPr>
            <w:rFonts w:hint="eastAsia" w:ascii="微软雅黑" w:hAnsi="微软雅黑" w:eastAsia="微软雅黑" w:cs="微软雅黑"/>
            <w:strike w:val="0"/>
            <w:dstrike w:val="0"/>
            <w:sz w:val="21"/>
            <w:szCs w:val="21"/>
            <w:lang w:val="en-US" w:eastAsia="zh-CN"/>
          </w:rPr>
          <w:t>告急，</w:t>
        </w:r>
      </w:ins>
      <w:ins w:id="48" w:author="Mr.W" w:date="2025-11-18T15:51:32Z">
        <w:r>
          <w:rPr>
            <w:rFonts w:hint="eastAsia" w:ascii="微软雅黑" w:hAnsi="微软雅黑" w:eastAsia="微软雅黑" w:cs="微软雅黑"/>
            <w:strike w:val="0"/>
            <w:dstrike w:val="0"/>
            <w:sz w:val="21"/>
            <w:szCs w:val="21"/>
            <w:lang w:val="en-US" w:eastAsia="zh-CN"/>
          </w:rPr>
          <w:t>只要</w:t>
        </w:r>
      </w:ins>
      <w:ins w:id="49" w:author="Mr.W" w:date="2025-11-18T15:51:35Z">
        <w:r>
          <w:rPr>
            <w:rFonts w:hint="eastAsia" w:ascii="微软雅黑" w:hAnsi="微软雅黑" w:eastAsia="微软雅黑" w:cs="微软雅黑"/>
            <w:strike w:val="0"/>
            <w:dstrike w:val="0"/>
            <w:sz w:val="21"/>
            <w:szCs w:val="21"/>
            <w:lang w:val="en-US" w:eastAsia="zh-CN"/>
          </w:rPr>
          <w:t>充</w:t>
        </w:r>
      </w:ins>
      <w:ins w:id="50" w:author="Mr.W" w:date="2025-11-18T15:51:36Z">
        <w:del w:id="51" w:author="故事如烟" w:date="2025-11-19T13:51:29Z">
          <w:r>
            <w:rPr>
              <w:rFonts w:hint="eastAsia" w:ascii="微软雅黑" w:hAnsi="微软雅黑" w:eastAsia="微软雅黑" w:cs="微软雅黑"/>
              <w:strike w:val="0"/>
              <w:dstrike w:val="0"/>
              <w:sz w:val="21"/>
              <w:szCs w:val="21"/>
              <w:lang w:val="en-US" w:eastAsia="zh-CN"/>
            </w:rPr>
            <w:delText>上</w:delText>
          </w:r>
        </w:del>
      </w:ins>
      <w:ins w:id="52" w:author="Mr.W" w:date="2025-11-18T15:51:36Z">
        <w:r>
          <w:rPr>
            <w:rFonts w:hint="eastAsia" w:ascii="微软雅黑" w:hAnsi="微软雅黑" w:eastAsia="微软雅黑" w:cs="微软雅黑"/>
            <w:strike w:val="0"/>
            <w:dstrike w:val="0"/>
            <w:sz w:val="21"/>
            <w:szCs w:val="21"/>
            <w:lang w:val="en-US" w:eastAsia="zh-CN"/>
          </w:rPr>
          <w:t>1</w:t>
        </w:r>
      </w:ins>
      <w:ins w:id="53" w:author="Mr.W" w:date="2025-11-18T15:51:37Z">
        <w:r>
          <w:rPr>
            <w:rFonts w:hint="eastAsia" w:ascii="微软雅黑" w:hAnsi="微软雅黑" w:eastAsia="微软雅黑" w:cs="微软雅黑"/>
            <w:strike w:val="0"/>
            <w:dstrike w:val="0"/>
            <w:sz w:val="21"/>
            <w:szCs w:val="21"/>
            <w:lang w:val="en-US" w:eastAsia="zh-CN"/>
          </w:rPr>
          <w:t>分钟，</w:t>
        </w:r>
      </w:ins>
      <w:ins w:id="54" w:author="Mr.W" w:date="2025-11-18T15:51:39Z">
        <w:r>
          <w:rPr>
            <w:rFonts w:hint="eastAsia" w:ascii="微软雅黑" w:hAnsi="微软雅黑" w:eastAsia="微软雅黑" w:cs="微软雅黑"/>
            <w:strike w:val="0"/>
            <w:dstrike w:val="0"/>
            <w:sz w:val="21"/>
            <w:szCs w:val="21"/>
            <w:lang w:val="en-US" w:eastAsia="zh-CN"/>
          </w:rPr>
          <w:t>就能</w:t>
        </w:r>
      </w:ins>
      <w:ins w:id="55" w:author="Mr.W" w:date="2025-11-18T15:51:48Z">
        <w:r>
          <w:rPr>
            <w:rFonts w:hint="eastAsia" w:ascii="微软雅黑" w:hAnsi="微软雅黑" w:eastAsia="微软雅黑" w:cs="微软雅黑"/>
            <w:strike w:val="0"/>
            <w:dstrike w:val="0"/>
            <w:sz w:val="21"/>
            <w:szCs w:val="21"/>
            <w:lang w:val="en-US" w:eastAsia="zh-CN"/>
          </w:rPr>
          <w:t>抗</w:t>
        </w:r>
      </w:ins>
      <w:ins w:id="56" w:author="Mr.W" w:date="2025-11-18T15:51:52Z">
        <w:r>
          <w:rPr>
            <w:rFonts w:hint="eastAsia" w:ascii="微软雅黑" w:hAnsi="微软雅黑" w:eastAsia="微软雅黑" w:cs="微软雅黑"/>
            <w:strike w:val="0"/>
            <w:dstrike w:val="0"/>
            <w:sz w:val="21"/>
            <w:szCs w:val="21"/>
            <w:lang w:val="en-US" w:eastAsia="zh-CN"/>
          </w:rPr>
          <w:t>6.5</w:t>
        </w:r>
      </w:ins>
      <w:ins w:id="57" w:author="Mr.W" w:date="2025-11-18T15:51:55Z">
        <w:r>
          <w:rPr>
            <w:rFonts w:hint="eastAsia" w:ascii="微软雅黑" w:hAnsi="微软雅黑" w:eastAsia="微软雅黑" w:cs="微软雅黑"/>
            <w:strike w:val="0"/>
            <w:dstrike w:val="0"/>
            <w:sz w:val="21"/>
            <w:szCs w:val="21"/>
            <w:lang w:val="en-US" w:eastAsia="zh-CN"/>
          </w:rPr>
          <w:t>小时</w:t>
        </w:r>
      </w:ins>
    </w:p>
    <w:p>
      <w:pPr>
        <w:rPr>
          <w:ins w:id="58" w:author="RAPOO雷柏" w:date="2025-11-18T20:17:29Z"/>
          <w:del w:id="59" w:author="故事如烟" w:date="2025-11-19T13:51:38Z"/>
          <w:rFonts w:hint="default" w:ascii="微软雅黑" w:hAnsi="微软雅黑" w:eastAsia="微软雅黑" w:cs="微软雅黑"/>
          <w:strike w:val="0"/>
          <w:dstrike w:val="0"/>
          <w:sz w:val="21"/>
          <w:szCs w:val="21"/>
          <w:lang w:val="en-US" w:eastAsia="zh-CN"/>
        </w:rPr>
      </w:pPr>
      <w:ins w:id="60" w:author="RAPOO雷柏" w:date="2025-11-18T20:16:52Z">
        <w:r>
          <w:rPr>
            <w:rFonts w:hint="eastAsia" w:ascii="微软雅黑" w:hAnsi="微软雅黑" w:eastAsia="微软雅黑" w:cs="微软雅黑"/>
            <w:strike w:val="0"/>
            <w:dstrike w:val="0"/>
            <w:sz w:val="21"/>
            <w:szCs w:val="21"/>
            <w:lang w:val="en-US" w:eastAsia="zh-CN"/>
          </w:rPr>
          <w:t>雷柏</w:t>
        </w:r>
      </w:ins>
      <w:ins w:id="61" w:author="RAPOO雷柏" w:date="2025-11-18T20:17:22Z">
        <w:r>
          <w:rPr>
            <w:rFonts w:hint="eastAsia" w:ascii="微软雅黑" w:hAnsi="微软雅黑" w:eastAsia="微软雅黑" w:cs="微软雅黑"/>
            <w:strike w:val="0"/>
            <w:dstrike w:val="0"/>
            <w:sz w:val="21"/>
            <w:szCs w:val="21"/>
            <w:lang w:val="en-US" w:eastAsia="zh-CN"/>
          </w:rPr>
          <w:t>的</w:t>
        </w:r>
      </w:ins>
      <w:ins w:id="62" w:author="RAPOO雷柏" w:date="2025-11-18T20:16:59Z">
        <w:r>
          <w:rPr>
            <w:rFonts w:hint="eastAsia" w:ascii="微软雅黑" w:hAnsi="微软雅黑" w:eastAsia="微软雅黑" w:cs="微软雅黑"/>
            <w:strike w:val="0"/>
            <w:dstrike w:val="0"/>
            <w:sz w:val="21"/>
            <w:szCs w:val="21"/>
            <w:lang w:val="en-US" w:eastAsia="zh-CN"/>
          </w:rPr>
          <w:t>无线</w:t>
        </w:r>
      </w:ins>
      <w:ins w:id="63" w:author="RAPOO雷柏" w:date="2025-11-18T20:17:01Z">
        <w:r>
          <w:rPr>
            <w:rFonts w:hint="eastAsia" w:ascii="微软雅黑" w:hAnsi="微软雅黑" w:eastAsia="微软雅黑" w:cs="微软雅黑"/>
            <w:strike w:val="0"/>
            <w:dstrike w:val="0"/>
            <w:sz w:val="21"/>
            <w:szCs w:val="21"/>
            <w:lang w:val="en-US" w:eastAsia="zh-CN"/>
          </w:rPr>
          <w:t>续航</w:t>
        </w:r>
      </w:ins>
      <w:ins w:id="64" w:author="RAPOO雷柏" w:date="2025-11-18T20:17:10Z">
        <w:r>
          <w:rPr>
            <w:rFonts w:hint="eastAsia" w:ascii="微软雅黑" w:hAnsi="微软雅黑" w:eastAsia="微软雅黑" w:cs="微软雅黑"/>
            <w:strike w:val="0"/>
            <w:dstrike w:val="0"/>
            <w:sz w:val="21"/>
            <w:szCs w:val="21"/>
            <w:lang w:val="en-US" w:eastAsia="zh-CN"/>
          </w:rPr>
          <w:t>生态</w:t>
        </w:r>
      </w:ins>
      <w:ins w:id="65" w:author="RAPOO雷柏" w:date="2025-11-18T20:17:26Z">
        <w:del w:id="66" w:author="故事如烟" w:date="2025-11-19T13:51:38Z">
          <w:r>
            <w:rPr>
              <w:rFonts w:hint="default" w:ascii="微软雅黑" w:hAnsi="微软雅黑" w:eastAsia="微软雅黑" w:cs="微软雅黑"/>
              <w:strike w:val="0"/>
              <w:dstrike w:val="0"/>
              <w:sz w:val="21"/>
              <w:szCs w:val="21"/>
              <w:lang w:val="en-US" w:eastAsia="zh-CN"/>
            </w:rPr>
            <w:delText>绝对是</w:delText>
          </w:r>
        </w:del>
      </w:ins>
      <w:ins w:id="67" w:author="RAPOO雷柏" w:date="2025-11-18T20:17:27Z">
        <w:del w:id="68" w:author="故事如烟" w:date="2025-11-19T13:51:38Z">
          <w:r>
            <w:rPr>
              <w:rFonts w:hint="default" w:ascii="微软雅黑" w:hAnsi="微软雅黑" w:eastAsia="微软雅黑" w:cs="微软雅黑"/>
              <w:strike w:val="0"/>
              <w:dstrike w:val="0"/>
              <w:sz w:val="21"/>
              <w:szCs w:val="21"/>
              <w:lang w:val="en-US" w:eastAsia="zh-CN"/>
            </w:rPr>
            <w:delText>它的</w:delText>
          </w:r>
        </w:del>
      </w:ins>
      <w:ins w:id="69" w:author="RAPOO雷柏" w:date="2025-11-18T20:17:29Z">
        <w:del w:id="70" w:author="故事如烟" w:date="2025-11-19T13:51:38Z">
          <w:r>
            <w:rPr>
              <w:rFonts w:hint="default" w:ascii="微软雅黑" w:hAnsi="微软雅黑" w:eastAsia="微软雅黑" w:cs="微软雅黑"/>
              <w:strike w:val="0"/>
              <w:dstrike w:val="0"/>
              <w:sz w:val="21"/>
              <w:szCs w:val="21"/>
              <w:lang w:val="en-US" w:eastAsia="zh-CN"/>
            </w:rPr>
            <w:delText>护城河</w:delText>
          </w:r>
        </w:del>
      </w:ins>
    </w:p>
    <w:p>
      <w:pPr>
        <w:rPr>
          <w:ins w:id="71" w:author="Mr.W" w:date="2025-11-19T09:09:19Z"/>
          <w:rFonts w:hint="eastAsia" w:ascii="微软雅黑" w:hAnsi="微软雅黑" w:eastAsia="微软雅黑" w:cs="微软雅黑"/>
          <w:strike w:val="0"/>
          <w:dstrike w:val="0"/>
          <w:sz w:val="21"/>
          <w:szCs w:val="21"/>
          <w:lang w:val="en-US" w:eastAsia="zh-CN"/>
        </w:rPr>
      </w:pPr>
      <w:ins w:id="72" w:author="Mr.W" w:date="2025-11-19T09:09:17Z">
        <w:del w:id="73" w:author="故事如烟" w:date="2025-11-19T13:51:38Z">
          <w:r>
            <w:rPr>
              <w:rFonts w:hint="default" w:ascii="微软雅黑" w:hAnsi="微软雅黑" w:eastAsia="微软雅黑" w:cs="微软雅黑"/>
              <w:strike w:val="0"/>
              <w:dstrike w:val="0"/>
              <w:sz w:val="21"/>
              <w:szCs w:val="21"/>
              <w:lang w:val="en-US" w:eastAsia="zh-CN"/>
            </w:rPr>
            <w:delText>还是</w:delText>
          </w:r>
        </w:del>
      </w:ins>
      <w:ins w:id="74" w:author="Mr.W" w:date="2025-11-19T09:09:18Z">
        <w:del w:id="75" w:author="故事如烟" w:date="2025-11-19T13:51:38Z">
          <w:r>
            <w:rPr>
              <w:rFonts w:hint="default" w:ascii="微软雅黑" w:hAnsi="微软雅黑" w:eastAsia="微软雅黑" w:cs="微软雅黑"/>
              <w:strike w:val="0"/>
              <w:dstrike w:val="0"/>
              <w:sz w:val="21"/>
              <w:szCs w:val="21"/>
              <w:lang w:val="en-US" w:eastAsia="zh-CN"/>
            </w:rPr>
            <w:delText>太</w:delText>
          </w:r>
        </w:del>
      </w:ins>
      <w:ins w:id="76" w:author="故事如烟" w:date="2025-11-19T13:51:43Z">
        <w:r>
          <w:rPr>
            <w:rFonts w:hint="eastAsia" w:ascii="微软雅黑" w:hAnsi="微软雅黑" w:eastAsia="微软雅黑" w:cs="微软雅黑"/>
            <w:strike w:val="0"/>
            <w:dstrike w:val="0"/>
            <w:sz w:val="21"/>
            <w:szCs w:val="21"/>
            <w:lang w:val="en-US" w:eastAsia="zh-CN"/>
          </w:rPr>
          <w:t>是</w:t>
        </w:r>
      </w:ins>
      <w:ins w:id="77" w:author="故事如烟" w:date="2025-11-19T13:51:44Z">
        <w:r>
          <w:rPr>
            <w:rFonts w:hint="eastAsia" w:ascii="微软雅黑" w:hAnsi="微软雅黑" w:eastAsia="微软雅黑" w:cs="微软雅黑"/>
            <w:strike w:val="0"/>
            <w:dstrike w:val="0"/>
            <w:sz w:val="21"/>
            <w:szCs w:val="21"/>
            <w:lang w:val="en-US" w:eastAsia="zh-CN"/>
          </w:rPr>
          <w:t>真的</w:t>
        </w:r>
      </w:ins>
      <w:ins w:id="78" w:author="Mr.W" w:date="2025-11-19T09:09:19Z">
        <w:r>
          <w:rPr>
            <w:rFonts w:hint="eastAsia" w:ascii="微软雅黑" w:hAnsi="微软雅黑" w:eastAsia="微软雅黑" w:cs="微软雅黑"/>
            <w:strike w:val="0"/>
            <w:dstrike w:val="0"/>
            <w:sz w:val="21"/>
            <w:szCs w:val="21"/>
            <w:lang w:val="en-US" w:eastAsia="zh-CN"/>
          </w:rPr>
          <w:t>超模</w:t>
        </w:r>
      </w:ins>
      <w:ins w:id="79" w:author="Mr.W" w:date="2025-11-19T09:09:19Z">
        <w:del w:id="80" w:author="故事如烟" w:date="2025-11-19T13:51:45Z">
          <w:r>
            <w:rPr>
              <w:rFonts w:hint="eastAsia" w:ascii="微软雅黑" w:hAnsi="微软雅黑" w:eastAsia="微软雅黑" w:cs="微软雅黑"/>
              <w:strike w:val="0"/>
              <w:dstrike w:val="0"/>
              <w:sz w:val="21"/>
              <w:szCs w:val="21"/>
              <w:lang w:val="en-US" w:eastAsia="zh-CN"/>
            </w:rPr>
            <w:delText>了</w:delText>
          </w:r>
        </w:del>
      </w:ins>
    </w:p>
    <w:p>
      <w:pPr>
        <w:rPr>
          <w:del w:id="81" w:author="Mr.W" w:date="2025-11-18T15:51:57Z"/>
          <w:rFonts w:hint="default" w:ascii="微软雅黑" w:hAnsi="微软雅黑" w:eastAsia="微软雅黑" w:cs="微软雅黑"/>
          <w:strike w:val="0"/>
          <w:dstrike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trike w:val="0"/>
          <w:dstrike w:val="0"/>
          <w:sz w:val="21"/>
          <w:szCs w:val="21"/>
          <w:lang w:val="en-US" w:eastAsia="zh-CN"/>
        </w:rPr>
        <w:br w:type="textWrapping"/>
      </w:r>
      <w:del w:id="82" w:author="Mr.W" w:date="2025-11-18T15:51:57Z">
        <w:r>
          <w:rPr>
            <w:rFonts w:hint="default" w:ascii="微软雅黑" w:hAnsi="微软雅黑" w:eastAsia="微软雅黑" w:cs="微软雅黑"/>
            <w:strike w:val="0"/>
            <w:dstrike w:val="0"/>
            <w:sz w:val="21"/>
            <w:szCs w:val="21"/>
            <w:lang w:val="en-US" w:eastAsia="zh-CN"/>
          </w:rPr>
          <w:delText>哪怕狂暴竞技模式+8k全部拉满，它也能扛50小时，顶个一周简简单单</w:delText>
        </w:r>
      </w:del>
    </w:p>
    <w:p>
      <w:pPr>
        <w:rPr>
          <w:rFonts w:hint="eastAsia" w:ascii="微软雅黑" w:hAnsi="微软雅黑" w:eastAsia="微软雅黑" w:cs="微软雅黑"/>
          <w:strike w:val="0"/>
          <w:dstrike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trike w:val="0"/>
          <w:dstrike w:val="0"/>
          <w:sz w:val="21"/>
          <w:szCs w:val="21"/>
          <w:lang w:val="en-US" w:eastAsia="zh-CN"/>
        </w:rPr>
        <w:t>鼠标模具方面，</w:t>
      </w:r>
    </w:p>
    <w:p>
      <w:pPr>
        <w:rPr>
          <w:rFonts w:hint="eastAsia" w:ascii="微软雅黑" w:hAnsi="微软雅黑" w:eastAsia="微软雅黑" w:cs="微软雅黑"/>
          <w:strike w:val="0"/>
          <w:dstrike w:val="0"/>
          <w:sz w:val="21"/>
          <w:szCs w:val="21"/>
          <w:lang w:val="en-US" w:eastAsia="zh-CN"/>
        </w:rPr>
      </w:pPr>
      <w:del w:id="83" w:author="Mr.W" w:date="2025-11-18T15:35:45Z">
        <w:r>
          <w:rPr>
            <w:rFonts w:hint="eastAsia" w:ascii="微软雅黑" w:hAnsi="微软雅黑" w:eastAsia="微软雅黑" w:cs="微软雅黑"/>
            <w:strike w:val="0"/>
            <w:dstrike w:val="0"/>
            <w:sz w:val="21"/>
            <w:szCs w:val="21"/>
            <w:lang w:val="en-US" w:eastAsia="zh-CN"/>
          </w:rPr>
          <w:delText>其实从重量也能看出，</w:delText>
        </w:r>
      </w:del>
      <w:r>
        <w:rPr>
          <w:rFonts w:hint="eastAsia" w:ascii="微软雅黑" w:hAnsi="微软雅黑" w:eastAsia="微软雅黑" w:cs="微软雅黑"/>
          <w:strike w:val="0"/>
          <w:dstrike w:val="0"/>
          <w:sz w:val="21"/>
          <w:szCs w:val="21"/>
          <w:lang w:val="en-US" w:eastAsia="zh-CN"/>
        </w:rPr>
        <w:t>它是一款针对中小手玩家的小鼠</w:t>
      </w:r>
    </w:p>
    <w:p>
      <w:pPr>
        <w:rPr>
          <w:rFonts w:hint="eastAsia" w:ascii="微软雅黑" w:hAnsi="微软雅黑" w:eastAsia="微软雅黑" w:cs="微软雅黑"/>
          <w:strike w:val="0"/>
          <w:dstrike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trike w:val="0"/>
          <w:dstrike w:val="0"/>
          <w:sz w:val="21"/>
          <w:szCs w:val="21"/>
          <w:lang w:val="en-US" w:eastAsia="zh-CN"/>
        </w:rPr>
        <w:t>整体是强调操控性的类XM模具，</w:t>
      </w:r>
    </w:p>
    <w:p>
      <w:pPr>
        <w:rPr>
          <w:ins w:id="84" w:author="Mr.W" w:date="2025-11-18T15:36:36Z"/>
          <w:rFonts w:hint="eastAsia" w:ascii="微软雅黑" w:hAnsi="微软雅黑" w:eastAsia="微软雅黑" w:cs="微软雅黑"/>
          <w:strike w:val="0"/>
          <w:dstrike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trike w:val="0"/>
          <w:dstrike w:val="0"/>
          <w:sz w:val="21"/>
          <w:szCs w:val="21"/>
          <w:lang w:val="en-US" w:eastAsia="zh-CN"/>
        </w:rPr>
        <w:t>前低后高，两侧不过分收腰，上手锁定感很强</w:t>
      </w:r>
      <w:r>
        <w:rPr>
          <w:rFonts w:hint="eastAsia" w:ascii="微软雅黑" w:hAnsi="微软雅黑" w:eastAsia="微软雅黑" w:cs="微软雅黑"/>
          <w:strike w:val="0"/>
          <w:dstrike w:val="0"/>
          <w:sz w:val="21"/>
          <w:szCs w:val="21"/>
          <w:lang w:val="en-US" w:eastAsia="zh-CN"/>
        </w:rPr>
        <w:br w:type="textWrapping"/>
      </w:r>
      <w:r>
        <w:rPr>
          <w:rFonts w:hint="eastAsia" w:ascii="微软雅黑" w:hAnsi="微软雅黑" w:eastAsia="微软雅黑" w:cs="微软雅黑"/>
          <w:strike w:val="0"/>
          <w:dstrike w:val="0"/>
          <w:sz w:val="21"/>
          <w:szCs w:val="21"/>
          <w:lang w:val="en-US" w:eastAsia="zh-CN"/>
        </w:rPr>
        <w:t>尤其在抓握</w:t>
      </w:r>
      <w:del w:id="85" w:author="Mr.W" w:date="2025-11-18T15:36:21Z">
        <w:r>
          <w:rPr>
            <w:rFonts w:hint="eastAsia" w:ascii="微软雅黑" w:hAnsi="微软雅黑" w:eastAsia="微软雅黑" w:cs="微软雅黑"/>
            <w:strike w:val="0"/>
            <w:dstrike w:val="0"/>
            <w:sz w:val="21"/>
            <w:szCs w:val="21"/>
            <w:lang w:val="en-US" w:eastAsia="zh-CN"/>
          </w:rPr>
          <w:delText>和指握</w:delText>
        </w:r>
      </w:del>
      <w:r>
        <w:rPr>
          <w:rFonts w:hint="eastAsia" w:ascii="微软雅黑" w:hAnsi="微软雅黑" w:eastAsia="微软雅黑" w:cs="微软雅黑"/>
          <w:strike w:val="0"/>
          <w:dstrike w:val="0"/>
          <w:sz w:val="21"/>
          <w:szCs w:val="21"/>
          <w:lang w:val="en-US" w:eastAsia="zh-CN"/>
        </w:rPr>
        <w:t>时，</w:t>
      </w:r>
      <w:ins w:id="86" w:author="Mr.W" w:date="2025-11-18T15:36:34Z">
        <w:r>
          <w:rPr>
            <w:rFonts w:hint="eastAsia" w:ascii="微软雅黑" w:hAnsi="微软雅黑" w:eastAsia="微软雅黑" w:cs="微软雅黑"/>
            <w:strike w:val="0"/>
            <w:dstrike w:val="0"/>
            <w:sz w:val="21"/>
            <w:szCs w:val="21"/>
            <w:lang w:val="en-US" w:eastAsia="zh-CN"/>
          </w:rPr>
          <w:t>不仅</w:t>
        </w:r>
      </w:ins>
      <w:r>
        <w:rPr>
          <w:rFonts w:hint="eastAsia" w:ascii="微软雅黑" w:hAnsi="微软雅黑" w:eastAsia="微软雅黑" w:cs="微软雅黑"/>
          <w:strike w:val="0"/>
          <w:dstrike w:val="0"/>
          <w:sz w:val="21"/>
          <w:szCs w:val="21"/>
          <w:lang w:val="en-US" w:eastAsia="zh-CN"/>
        </w:rPr>
        <w:t>拇指和无名指放得很舒服</w:t>
      </w:r>
    </w:p>
    <w:p>
      <w:pPr>
        <w:rPr>
          <w:rFonts w:hint="eastAsia" w:ascii="微软雅黑" w:hAnsi="微软雅黑" w:eastAsia="微软雅黑" w:cs="微软雅黑"/>
          <w:strike w:val="0"/>
          <w:dstrike w:val="0"/>
          <w:sz w:val="21"/>
          <w:szCs w:val="21"/>
          <w:lang w:val="en-US" w:eastAsia="zh-CN"/>
        </w:rPr>
      </w:pPr>
      <w:ins w:id="87" w:author="Mr.W" w:date="2025-11-18T15:37:23Z">
        <w:r>
          <w:rPr>
            <w:rFonts w:hint="eastAsia" w:ascii="微软雅黑" w:hAnsi="微软雅黑" w:eastAsia="微软雅黑" w:cs="微软雅黑"/>
            <w:strike w:val="0"/>
            <w:dstrike w:val="0"/>
            <w:sz w:val="21"/>
            <w:szCs w:val="21"/>
            <w:lang w:val="en-US" w:eastAsia="zh-CN"/>
          </w:rPr>
          <w:t>而且</w:t>
        </w:r>
      </w:ins>
      <w:ins w:id="88" w:author="Mr.W" w:date="2025-11-18T15:37:35Z">
        <w:r>
          <w:rPr>
            <w:rFonts w:hint="eastAsia" w:ascii="微软雅黑" w:hAnsi="微软雅黑" w:eastAsia="微软雅黑" w:cs="微软雅黑"/>
            <w:strike w:val="0"/>
            <w:dstrike w:val="0"/>
            <w:sz w:val="21"/>
            <w:szCs w:val="21"/>
            <w:lang w:val="en-US" w:eastAsia="zh-CN"/>
          </w:rPr>
          <w:t>饱满</w:t>
        </w:r>
      </w:ins>
      <w:ins w:id="89" w:author="Mr.W" w:date="2025-11-18T15:37:38Z">
        <w:r>
          <w:rPr>
            <w:rFonts w:hint="eastAsia" w:ascii="微软雅黑" w:hAnsi="微软雅黑" w:eastAsia="微软雅黑" w:cs="微软雅黑"/>
            <w:strike w:val="0"/>
            <w:dstrike w:val="0"/>
            <w:sz w:val="21"/>
            <w:szCs w:val="21"/>
            <w:lang w:val="en-US" w:eastAsia="zh-CN"/>
          </w:rPr>
          <w:t>的</w:t>
        </w:r>
      </w:ins>
      <w:ins w:id="90" w:author="Mr.W" w:date="2025-11-18T15:37:41Z">
        <w:r>
          <w:rPr>
            <w:rFonts w:hint="eastAsia" w:ascii="微软雅黑" w:hAnsi="微软雅黑" w:eastAsia="微软雅黑" w:cs="微软雅黑"/>
            <w:strike w:val="0"/>
            <w:dstrike w:val="0"/>
            <w:sz w:val="21"/>
            <w:szCs w:val="21"/>
            <w:lang w:val="en-US" w:eastAsia="zh-CN"/>
          </w:rPr>
          <w:t>尾部</w:t>
        </w:r>
      </w:ins>
      <w:ins w:id="91" w:author="Mr.W" w:date="2025-11-18T15:37:44Z">
        <w:r>
          <w:rPr>
            <w:rFonts w:hint="eastAsia" w:ascii="微软雅黑" w:hAnsi="微软雅黑" w:eastAsia="微软雅黑" w:cs="微软雅黑"/>
            <w:strike w:val="0"/>
            <w:dstrike w:val="0"/>
            <w:sz w:val="21"/>
            <w:szCs w:val="21"/>
            <w:lang w:val="en-US" w:eastAsia="zh-CN"/>
          </w:rPr>
          <w:t>能</w:t>
        </w:r>
      </w:ins>
      <w:ins w:id="92" w:author="Mr.W" w:date="2025-11-18T15:37:45Z">
        <w:r>
          <w:rPr>
            <w:rFonts w:hint="eastAsia" w:ascii="微软雅黑" w:hAnsi="微软雅黑" w:eastAsia="微软雅黑" w:cs="微软雅黑"/>
            <w:strike w:val="0"/>
            <w:dstrike w:val="0"/>
            <w:sz w:val="21"/>
            <w:szCs w:val="21"/>
            <w:lang w:val="en-US" w:eastAsia="zh-CN"/>
          </w:rPr>
          <w:t>撑住</w:t>
        </w:r>
      </w:ins>
      <w:ins w:id="93" w:author="Mr.W" w:date="2025-11-18T15:37:48Z">
        <w:r>
          <w:rPr>
            <w:rFonts w:hint="eastAsia" w:ascii="微软雅黑" w:hAnsi="微软雅黑" w:eastAsia="微软雅黑" w:cs="微软雅黑"/>
            <w:strike w:val="0"/>
            <w:dstrike w:val="0"/>
            <w:sz w:val="21"/>
            <w:szCs w:val="21"/>
            <w:lang w:val="en-US" w:eastAsia="zh-CN"/>
          </w:rPr>
          <w:t>大小</w:t>
        </w:r>
      </w:ins>
      <w:ins w:id="94" w:author="Mr.W" w:date="2025-11-18T15:37:52Z">
        <w:r>
          <w:rPr>
            <w:rFonts w:hint="eastAsia" w:ascii="微软雅黑" w:hAnsi="微软雅黑" w:eastAsia="微软雅黑" w:cs="微软雅黑"/>
            <w:strike w:val="0"/>
            <w:dstrike w:val="0"/>
            <w:sz w:val="21"/>
            <w:szCs w:val="21"/>
            <w:lang w:val="en-US" w:eastAsia="zh-CN"/>
          </w:rPr>
          <w:t>鱼</w:t>
        </w:r>
      </w:ins>
      <w:ins w:id="95" w:author="Mr.W" w:date="2025-11-18T15:38:10Z">
        <w:r>
          <w:rPr>
            <w:rFonts w:hint="eastAsia" w:ascii="微软雅黑" w:hAnsi="微软雅黑" w:eastAsia="微软雅黑" w:cs="微软雅黑"/>
            <w:strike w:val="0"/>
            <w:dstrike w:val="0"/>
            <w:sz w:val="21"/>
            <w:szCs w:val="21"/>
            <w:lang w:val="en-US" w:eastAsia="zh-CN"/>
          </w:rPr>
          <w:t>际</w:t>
        </w:r>
      </w:ins>
    </w:p>
    <w:p>
      <w:pPr>
        <w:rPr>
          <w:rFonts w:hint="eastAsia" w:ascii="微软雅黑" w:hAnsi="微软雅黑" w:eastAsia="微软雅黑" w:cs="微软雅黑"/>
          <w:strike w:val="0"/>
          <w:dstrike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trike w:val="0"/>
          <w:dstrike w:val="0"/>
          <w:sz w:val="21"/>
          <w:szCs w:val="21"/>
          <w:lang w:val="en-US" w:eastAsia="zh-CN"/>
        </w:rPr>
        <w:t>再加上本身轻盈的重量</w:t>
      </w:r>
    </w:p>
    <w:p>
      <w:pPr>
        <w:rPr>
          <w:rFonts w:hint="eastAsia" w:ascii="微软雅黑" w:hAnsi="微软雅黑" w:eastAsia="微软雅黑" w:cs="微软雅黑"/>
          <w:strike w:val="0"/>
          <w:dstrike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trike w:val="0"/>
          <w:dstrike w:val="0"/>
          <w:sz w:val="21"/>
          <w:szCs w:val="21"/>
          <w:lang w:val="en-US" w:eastAsia="zh-CN"/>
        </w:rPr>
        <w:t>尤其适合低敏玩家大角度拉枪、转身，跟手性很强。</w:t>
      </w:r>
    </w:p>
    <w:p>
      <w:pPr>
        <w:rPr>
          <w:rFonts w:hint="eastAsia" w:ascii="微软雅黑" w:hAnsi="微软雅黑" w:eastAsia="微软雅黑" w:cs="微软雅黑"/>
          <w:strike w:val="0"/>
          <w:dstrike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trike w:val="0"/>
          <w:dstrike w:val="0"/>
          <w:sz w:val="21"/>
          <w:szCs w:val="21"/>
          <w:lang w:val="en-US" w:eastAsia="zh-CN"/>
        </w:rPr>
        <w:t>至于最后的性能方面，这款VT0</w:t>
      </w:r>
      <w:del w:id="96" w:author="RAPOO雷柏" w:date="2025-11-18T20:14:37Z">
        <w:r>
          <w:rPr>
            <w:rFonts w:hint="eastAsia" w:ascii="微软雅黑" w:hAnsi="微软雅黑" w:eastAsia="微软雅黑" w:cs="微软雅黑"/>
            <w:strike w:val="0"/>
            <w:dstrike w:val="0"/>
            <w:sz w:val="21"/>
            <w:szCs w:val="21"/>
            <w:lang w:val="en-US" w:eastAsia="zh-CN"/>
          </w:rPr>
          <w:delText xml:space="preserve"> </w:delText>
        </w:r>
      </w:del>
      <w:r>
        <w:rPr>
          <w:rFonts w:hint="eastAsia" w:ascii="微软雅黑" w:hAnsi="微软雅黑" w:eastAsia="微软雅黑" w:cs="微软雅黑"/>
          <w:strike w:val="0"/>
          <w:dstrike w:val="0"/>
          <w:sz w:val="21"/>
          <w:szCs w:val="21"/>
          <w:lang w:val="en-US" w:eastAsia="zh-CN"/>
        </w:rPr>
        <w:t>Air</w:t>
      </w:r>
      <w:ins w:id="97" w:author="RAPOO雷柏" w:date="2025-11-18T20:14:38Z">
        <w:r>
          <w:rPr>
            <w:rFonts w:hint="eastAsia" w:ascii="微软雅黑" w:hAnsi="微软雅黑" w:eastAsia="微软雅黑" w:cs="微软雅黑"/>
            <w:strike w:val="0"/>
            <w:dstrike w:val="0"/>
            <w:sz w:val="21"/>
            <w:szCs w:val="21"/>
            <w:lang w:val="en-US" w:eastAsia="zh-CN"/>
          </w:rPr>
          <w:t xml:space="preserve"> </w:t>
        </w:r>
      </w:ins>
      <w:r>
        <w:rPr>
          <w:rFonts w:hint="eastAsia" w:ascii="微软雅黑" w:hAnsi="微软雅黑" w:eastAsia="微软雅黑" w:cs="微软雅黑"/>
          <w:strike w:val="0"/>
          <w:dstrike w:val="0"/>
          <w:sz w:val="21"/>
          <w:szCs w:val="21"/>
          <w:lang w:val="en-US" w:eastAsia="zh-CN"/>
        </w:rPr>
        <w:t>Max也是不出意料的全部拉满</w:t>
      </w:r>
    </w:p>
    <w:p>
      <w:pPr>
        <w:rPr>
          <w:rFonts w:hint="default" w:ascii="微软雅黑" w:hAnsi="微软雅黑" w:eastAsia="微软雅黑" w:cs="微软雅黑"/>
          <w:strike w:val="0"/>
          <w:dstrike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trike w:val="0"/>
          <w:dstrike w:val="0"/>
          <w:sz w:val="21"/>
          <w:szCs w:val="21"/>
          <w:lang w:val="en-US" w:eastAsia="zh-CN"/>
        </w:rPr>
        <w:t>3950</w:t>
      </w:r>
      <w:ins w:id="98" w:author="Mr.W" w:date="2025-11-18T15:39:28Z">
        <w:r>
          <w:rPr>
            <w:rFonts w:hint="eastAsia" w:ascii="微软雅黑" w:hAnsi="微软雅黑" w:eastAsia="微软雅黑" w:cs="微软雅黑"/>
            <w:strike w:val="0"/>
            <w:dstrike w:val="0"/>
            <w:sz w:val="21"/>
            <w:szCs w:val="21"/>
            <w:lang w:val="en-US" w:eastAsia="zh-CN"/>
          </w:rPr>
          <w:t>U</w:t>
        </w:r>
      </w:ins>
      <w:ins w:id="99" w:author="Mr.W" w:date="2025-11-18T15:39:33Z">
        <w:r>
          <w:rPr>
            <w:rFonts w:hint="eastAsia" w:ascii="微软雅黑" w:hAnsi="微软雅黑" w:eastAsia="微软雅黑" w:cs="微软雅黑"/>
            <w:strike w:val="0"/>
            <w:dstrike w:val="0"/>
            <w:sz w:val="21"/>
            <w:szCs w:val="21"/>
            <w:lang w:val="en-US" w:eastAsia="zh-CN"/>
          </w:rPr>
          <w:t>l</w:t>
        </w:r>
      </w:ins>
      <w:ins w:id="100" w:author="Mr.W" w:date="2025-11-18T15:39:34Z">
        <w:r>
          <w:rPr>
            <w:rFonts w:hint="eastAsia" w:ascii="微软雅黑" w:hAnsi="微软雅黑" w:eastAsia="微软雅黑" w:cs="微软雅黑"/>
            <w:strike w:val="0"/>
            <w:dstrike w:val="0"/>
            <w:sz w:val="21"/>
            <w:szCs w:val="21"/>
            <w:lang w:val="en-US" w:eastAsia="zh-CN"/>
          </w:rPr>
          <w:t>timat</w:t>
        </w:r>
      </w:ins>
      <w:ins w:id="101" w:author="Mr.W" w:date="2025-11-18T15:39:35Z">
        <w:r>
          <w:rPr>
            <w:rFonts w:hint="eastAsia" w:ascii="微软雅黑" w:hAnsi="微软雅黑" w:eastAsia="微软雅黑" w:cs="微软雅黑"/>
            <w:strike w:val="0"/>
            <w:dstrike w:val="0"/>
            <w:sz w:val="21"/>
            <w:szCs w:val="21"/>
            <w:lang w:val="en-US" w:eastAsia="zh-CN"/>
          </w:rPr>
          <w:t>e</w:t>
        </w:r>
      </w:ins>
      <w:r>
        <w:rPr>
          <w:rFonts w:hint="eastAsia" w:ascii="微软雅黑" w:hAnsi="微软雅黑" w:eastAsia="微软雅黑" w:cs="微软雅黑"/>
          <w:strike w:val="0"/>
          <w:dstrike w:val="0"/>
          <w:sz w:val="21"/>
          <w:szCs w:val="21"/>
          <w:lang w:val="en-US" w:eastAsia="zh-CN"/>
        </w:rPr>
        <w:t>传感器</w:t>
      </w:r>
      <w:ins w:id="102" w:author="Mr.W" w:date="2025-11-18T15:39:49Z">
        <w:r>
          <w:rPr>
            <w:rFonts w:hint="eastAsia" w:ascii="微软雅黑" w:hAnsi="微软雅黑" w:eastAsia="微软雅黑" w:cs="微软雅黑"/>
            <w:strike w:val="0"/>
            <w:dstrike w:val="0"/>
            <w:sz w:val="21"/>
            <w:szCs w:val="21"/>
            <w:lang w:val="en-US" w:eastAsia="zh-CN"/>
          </w:rPr>
          <w:t>、</w:t>
        </w:r>
      </w:ins>
      <w:ins w:id="103" w:author="Mr.W" w:date="2025-11-18T15:39:51Z">
        <w:r>
          <w:rPr>
            <w:rFonts w:hint="eastAsia" w:ascii="微软雅黑" w:hAnsi="微软雅黑" w:eastAsia="微软雅黑" w:cs="微软雅黑"/>
            <w:strike w:val="0"/>
            <w:dstrike w:val="0"/>
            <w:sz w:val="21"/>
            <w:szCs w:val="21"/>
            <w:lang w:val="en-US" w:eastAsia="zh-CN"/>
          </w:rPr>
          <w:t>原生</w:t>
        </w:r>
      </w:ins>
      <w:del w:id="104" w:author="Mr.W" w:date="2025-11-18T15:39:49Z">
        <w:r>
          <w:rPr>
            <w:rFonts w:hint="eastAsia" w:ascii="微软雅黑" w:hAnsi="微软雅黑" w:eastAsia="微软雅黑" w:cs="微软雅黑"/>
            <w:strike w:val="0"/>
            <w:dstrike w:val="0"/>
            <w:sz w:val="21"/>
            <w:szCs w:val="21"/>
            <w:lang w:val="en-US" w:eastAsia="zh-CN"/>
          </w:rPr>
          <w:delText>+</w:delText>
        </w:r>
      </w:del>
      <w:del w:id="105" w:author="Mr.W" w:date="2025-11-18T15:39:48Z">
        <w:r>
          <w:rPr>
            <w:rFonts w:hint="eastAsia" w:ascii="微软雅黑" w:hAnsi="微软雅黑" w:eastAsia="微软雅黑" w:cs="微软雅黑"/>
            <w:strike w:val="0"/>
            <w:dstrike w:val="0"/>
            <w:sz w:val="21"/>
            <w:szCs w:val="21"/>
            <w:lang w:val="en-US" w:eastAsia="zh-CN"/>
          </w:rPr>
          <w:delText>有线无线</w:delText>
        </w:r>
      </w:del>
      <w:r>
        <w:rPr>
          <w:rFonts w:hint="eastAsia" w:ascii="微软雅黑" w:hAnsi="微软雅黑" w:eastAsia="微软雅黑" w:cs="微软雅黑"/>
          <w:strike w:val="0"/>
          <w:dstrike w:val="0"/>
          <w:sz w:val="21"/>
          <w:szCs w:val="21"/>
          <w:lang w:val="en-US" w:eastAsia="zh-CN"/>
        </w:rPr>
        <w:t>双8k回报率</w:t>
      </w:r>
      <w:ins w:id="106" w:author="Mr.W" w:date="2025-11-18T15:41:29Z">
        <w:r>
          <w:rPr>
            <w:rFonts w:hint="eastAsia" w:ascii="微软雅黑" w:hAnsi="微软雅黑" w:eastAsia="微软雅黑" w:cs="微软雅黑"/>
            <w:strike w:val="0"/>
            <w:dstrike w:val="0"/>
            <w:sz w:val="21"/>
            <w:szCs w:val="21"/>
            <w:lang w:val="en-US" w:eastAsia="zh-CN"/>
          </w:rPr>
          <w:t>、</w:t>
        </w:r>
      </w:ins>
      <w:ins w:id="107" w:author="Mr.W" w:date="2025-11-18T15:41:31Z">
        <w:r>
          <w:rPr>
            <w:rFonts w:hint="eastAsia" w:ascii="微软雅黑" w:hAnsi="微软雅黑" w:eastAsia="微软雅黑" w:cs="微软雅黑"/>
            <w:strike w:val="0"/>
            <w:dstrike w:val="0"/>
            <w:sz w:val="21"/>
            <w:szCs w:val="21"/>
            <w:lang w:val="en-US" w:eastAsia="zh-CN"/>
          </w:rPr>
          <w:t>支持超</w:t>
        </w:r>
      </w:ins>
      <w:ins w:id="108" w:author="Mr.W" w:date="2025-11-18T15:41:32Z">
        <w:r>
          <w:rPr>
            <w:rFonts w:hint="eastAsia" w:ascii="微软雅黑" w:hAnsi="微软雅黑" w:eastAsia="微软雅黑" w:cs="微软雅黑"/>
            <w:strike w:val="0"/>
            <w:dstrike w:val="0"/>
            <w:sz w:val="21"/>
            <w:szCs w:val="21"/>
            <w:lang w:val="en-US" w:eastAsia="zh-CN"/>
          </w:rPr>
          <w:t>2</w:t>
        </w:r>
      </w:ins>
      <w:ins w:id="109" w:author="Mr.W" w:date="2025-11-18T15:41:33Z">
        <w:r>
          <w:rPr>
            <w:rFonts w:hint="eastAsia" w:ascii="微软雅黑" w:hAnsi="微软雅黑" w:eastAsia="微软雅黑" w:cs="微软雅黑"/>
            <w:strike w:val="0"/>
            <w:dstrike w:val="0"/>
            <w:sz w:val="21"/>
            <w:szCs w:val="21"/>
            <w:lang w:val="en-US" w:eastAsia="zh-CN"/>
          </w:rPr>
          <w:t>w</w:t>
        </w:r>
      </w:ins>
      <w:ins w:id="110" w:author="Mr.W" w:date="2025-11-18T15:41:35Z">
        <w:r>
          <w:rPr>
            <w:rFonts w:hint="eastAsia" w:ascii="微软雅黑" w:hAnsi="微软雅黑" w:eastAsia="微软雅黑" w:cs="微软雅黑"/>
            <w:strike w:val="0"/>
            <w:dstrike w:val="0"/>
            <w:sz w:val="21"/>
            <w:szCs w:val="21"/>
            <w:lang w:val="en-US" w:eastAsia="zh-CN"/>
          </w:rPr>
          <w:t>刷新率</w:t>
        </w:r>
      </w:ins>
    </w:p>
    <w:p>
      <w:pPr>
        <w:rPr>
          <w:ins w:id="111" w:author="Mr.W" w:date="2025-11-18T15:41:53Z"/>
          <w:rFonts w:hint="eastAsia" w:ascii="微软雅黑" w:hAnsi="微软雅黑" w:eastAsia="微软雅黑" w:cs="微软雅黑"/>
          <w:strike w:val="0"/>
          <w:dstrike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trike w:val="0"/>
          <w:dstrike w:val="0"/>
          <w:sz w:val="21"/>
          <w:szCs w:val="21"/>
          <w:lang w:val="en-US" w:eastAsia="zh-CN"/>
        </w:rPr>
        <w:t>就连按键扫描率也能调到8000Hz</w:t>
      </w:r>
      <w:r>
        <w:rPr>
          <w:rFonts w:hint="eastAsia" w:ascii="微软雅黑" w:hAnsi="微软雅黑" w:eastAsia="微软雅黑" w:cs="微软雅黑"/>
          <w:strike w:val="0"/>
          <w:dstrike w:val="0"/>
          <w:sz w:val="21"/>
          <w:szCs w:val="21"/>
          <w:lang w:val="en-US" w:eastAsia="zh-CN"/>
        </w:rPr>
        <w:br w:type="textWrapping"/>
      </w:r>
      <w:r>
        <w:rPr>
          <w:rFonts w:hint="eastAsia" w:ascii="微软雅黑" w:hAnsi="微软雅黑" w:eastAsia="微软雅黑" w:cs="微软雅黑"/>
          <w:strike w:val="0"/>
          <w:dstrike w:val="0"/>
          <w:sz w:val="21"/>
          <w:szCs w:val="21"/>
          <w:lang w:val="en-US" w:eastAsia="zh-CN"/>
        </w:rPr>
        <w:t>搭配上雷柏</w:t>
      </w:r>
      <w:ins w:id="112" w:author="RAPOO雷柏" w:date="2025-11-18T20:15:43Z">
        <w:r>
          <w:rPr>
            <w:rFonts w:hint="eastAsia" w:ascii="微软雅黑" w:hAnsi="微软雅黑" w:eastAsia="微软雅黑" w:cs="微软雅黑"/>
            <w:strike w:val="0"/>
            <w:dstrike w:val="0"/>
            <w:sz w:val="21"/>
            <w:szCs w:val="21"/>
            <w:lang w:val="en-US" w:eastAsia="zh-CN"/>
          </w:rPr>
          <w:t>全新</w:t>
        </w:r>
      </w:ins>
      <w:r>
        <w:rPr>
          <w:rFonts w:hint="eastAsia" w:ascii="微软雅黑" w:hAnsi="微软雅黑" w:eastAsia="微软雅黑" w:cs="微软雅黑"/>
          <w:strike w:val="0"/>
          <w:dstrike w:val="0"/>
          <w:sz w:val="21"/>
          <w:szCs w:val="21"/>
          <w:lang w:val="en-US" w:eastAsia="zh-CN"/>
        </w:rPr>
        <w:t>定制的光微动后，</w:t>
      </w:r>
      <w:del w:id="113" w:author="RAPOO雷柏" w:date="2025-11-18T20:15:47Z">
        <w:r>
          <w:rPr>
            <w:rFonts w:hint="default" w:ascii="微软雅黑" w:hAnsi="微软雅黑" w:eastAsia="微软雅黑" w:cs="微软雅黑"/>
            <w:strike w:val="0"/>
            <w:dstrike w:val="0"/>
            <w:sz w:val="21"/>
            <w:szCs w:val="21"/>
            <w:lang w:val="en-US" w:eastAsia="zh-CN"/>
          </w:rPr>
          <w:delText>不仅</w:delText>
        </w:r>
      </w:del>
      <w:ins w:id="114" w:author="RAPOO雷柏" w:date="2025-11-18T20:15:47Z">
        <w:r>
          <w:rPr>
            <w:rFonts w:hint="eastAsia" w:ascii="微软雅黑" w:hAnsi="微软雅黑" w:eastAsia="微软雅黑" w:cs="微软雅黑"/>
            <w:strike w:val="0"/>
            <w:dstrike w:val="0"/>
            <w:sz w:val="21"/>
            <w:szCs w:val="21"/>
            <w:lang w:val="en-US" w:eastAsia="zh-CN"/>
          </w:rPr>
          <w:t>这次</w:t>
        </w:r>
      </w:ins>
      <w:r>
        <w:rPr>
          <w:rFonts w:hint="eastAsia" w:ascii="微软雅黑" w:hAnsi="微软雅黑" w:eastAsia="微软雅黑" w:cs="微软雅黑"/>
          <w:strike w:val="0"/>
          <w:dstrike w:val="0"/>
          <w:sz w:val="21"/>
          <w:szCs w:val="21"/>
          <w:lang w:val="en-US" w:eastAsia="zh-CN"/>
        </w:rPr>
        <w:t>手感</w:t>
      </w:r>
      <w:ins w:id="115" w:author="RAPOO雷柏" w:date="2025-11-18T20:15:49Z">
        <w:r>
          <w:rPr>
            <w:rFonts w:hint="eastAsia" w:ascii="微软雅黑" w:hAnsi="微软雅黑" w:eastAsia="微软雅黑" w:cs="微软雅黑"/>
            <w:strike w:val="0"/>
            <w:dstrike w:val="0"/>
            <w:sz w:val="21"/>
            <w:szCs w:val="21"/>
            <w:lang w:val="en-US" w:eastAsia="zh-CN"/>
          </w:rPr>
          <w:t>更加</w:t>
        </w:r>
      </w:ins>
      <w:r>
        <w:rPr>
          <w:rFonts w:hint="eastAsia" w:ascii="微软雅黑" w:hAnsi="微软雅黑" w:eastAsia="微软雅黑" w:cs="微软雅黑"/>
          <w:strike w:val="0"/>
          <w:dstrike w:val="0"/>
          <w:sz w:val="21"/>
          <w:szCs w:val="21"/>
          <w:lang w:val="en-US" w:eastAsia="zh-CN"/>
        </w:rPr>
        <w:t>干脆，触发的灵敏性也要比一般的鼠标好很多</w:t>
      </w:r>
    </w:p>
    <w:p>
      <w:pPr>
        <w:rPr>
          <w:ins w:id="116" w:author="Mr.W" w:date="2025-11-18T15:41:54Z"/>
          <w:rFonts w:hint="eastAsia" w:ascii="微软雅黑" w:hAnsi="微软雅黑" w:eastAsia="微软雅黑" w:cs="微软雅黑"/>
          <w:strike w:val="0"/>
          <w:dstrike w:val="0"/>
          <w:sz w:val="21"/>
          <w:szCs w:val="21"/>
          <w:lang w:val="en-US" w:eastAsia="zh-CN"/>
        </w:rPr>
      </w:pPr>
      <w:ins w:id="117" w:author="Mr.W" w:date="2025-11-18T15:44:22Z">
        <w:r>
          <w:rPr>
            <w:rFonts w:hint="eastAsia" w:ascii="微软雅黑" w:hAnsi="微软雅黑" w:eastAsia="微软雅黑" w:cs="微软雅黑"/>
            <w:strike w:val="0"/>
            <w:dstrike w:val="0"/>
            <w:sz w:val="21"/>
            <w:szCs w:val="21"/>
            <w:lang w:val="en-US" w:eastAsia="zh-CN"/>
          </w:rPr>
          <w:t>滚轮</w:t>
        </w:r>
      </w:ins>
      <w:ins w:id="118" w:author="Mr.W" w:date="2025-11-18T15:44:26Z">
        <w:r>
          <w:rPr>
            <w:rFonts w:hint="eastAsia" w:ascii="微软雅黑" w:hAnsi="微软雅黑" w:eastAsia="微软雅黑" w:cs="微软雅黑"/>
            <w:strike w:val="0"/>
            <w:dstrike w:val="0"/>
            <w:sz w:val="21"/>
            <w:szCs w:val="21"/>
            <w:lang w:val="en-US" w:eastAsia="zh-CN"/>
          </w:rPr>
          <w:t>用的是</w:t>
        </w:r>
      </w:ins>
      <w:ins w:id="119" w:author="Mr.W" w:date="2025-11-18T15:44:33Z">
        <w:r>
          <w:rPr>
            <w:rFonts w:hint="eastAsia" w:ascii="微软雅黑" w:hAnsi="微软雅黑" w:eastAsia="微软雅黑" w:cs="微软雅黑"/>
            <w:strike w:val="0"/>
            <w:dstrike w:val="0"/>
            <w:sz w:val="21"/>
            <w:szCs w:val="21"/>
            <w:lang w:val="en-US" w:eastAsia="zh-CN"/>
          </w:rPr>
          <w:t>瑞讯</w:t>
        </w:r>
      </w:ins>
      <w:ins w:id="120" w:author="Mr.W" w:date="2025-11-18T15:44:39Z">
        <w:r>
          <w:rPr>
            <w:rFonts w:hint="eastAsia" w:ascii="微软雅黑" w:hAnsi="微软雅黑" w:eastAsia="微软雅黑" w:cs="微软雅黑"/>
            <w:strike w:val="0"/>
            <w:dstrike w:val="0"/>
            <w:sz w:val="21"/>
            <w:szCs w:val="21"/>
            <w:lang w:val="en-US" w:eastAsia="zh-CN"/>
          </w:rPr>
          <w:t>光学</w:t>
        </w:r>
      </w:ins>
      <w:ins w:id="121" w:author="Mr.W" w:date="2025-11-18T15:44:41Z">
        <w:r>
          <w:rPr>
            <w:rFonts w:hint="eastAsia" w:ascii="微软雅黑" w:hAnsi="微软雅黑" w:eastAsia="微软雅黑" w:cs="微软雅黑"/>
            <w:strike w:val="0"/>
            <w:dstrike w:val="0"/>
            <w:sz w:val="21"/>
            <w:szCs w:val="21"/>
            <w:lang w:val="en-US" w:eastAsia="zh-CN"/>
          </w:rPr>
          <w:t>编码器</w:t>
        </w:r>
      </w:ins>
      <w:ins w:id="122" w:author="Mr.W" w:date="2025-11-18T15:44:42Z">
        <w:r>
          <w:rPr>
            <w:rFonts w:hint="eastAsia" w:ascii="微软雅黑" w:hAnsi="微软雅黑" w:eastAsia="微软雅黑" w:cs="微软雅黑"/>
            <w:strike w:val="0"/>
            <w:dstrike w:val="0"/>
            <w:sz w:val="21"/>
            <w:szCs w:val="21"/>
            <w:lang w:val="en-US" w:eastAsia="zh-CN"/>
          </w:rPr>
          <w:t>，</w:t>
        </w:r>
      </w:ins>
      <w:ins w:id="123" w:author="Mr.W" w:date="2025-11-18T15:45:49Z">
        <w:r>
          <w:rPr>
            <w:rFonts w:hint="eastAsia" w:ascii="微软雅黑" w:hAnsi="微软雅黑" w:eastAsia="微软雅黑" w:cs="微软雅黑"/>
            <w:strike w:val="0"/>
            <w:dstrike w:val="0"/>
            <w:sz w:val="21"/>
            <w:szCs w:val="21"/>
            <w:lang w:val="en-US" w:eastAsia="zh-CN"/>
          </w:rPr>
          <w:t>耐用性</w:t>
        </w:r>
      </w:ins>
      <w:ins w:id="124" w:author="RAPOO雷柏" w:date="2025-11-18T20:15:59Z">
        <w:r>
          <w:rPr>
            <w:rFonts w:hint="eastAsia" w:ascii="微软雅黑" w:hAnsi="微软雅黑" w:eastAsia="微软雅黑" w:cs="微软雅黑"/>
            <w:strike w:val="0"/>
            <w:dstrike w:val="0"/>
            <w:sz w:val="21"/>
            <w:szCs w:val="21"/>
            <w:lang w:val="en-US" w:eastAsia="zh-CN"/>
          </w:rPr>
          <w:t>、</w:t>
        </w:r>
      </w:ins>
      <w:ins w:id="125" w:author="RAPOO雷柏" w:date="2025-11-18T20:16:00Z">
        <w:r>
          <w:rPr>
            <w:rFonts w:hint="eastAsia" w:ascii="微软雅黑" w:hAnsi="微软雅黑" w:eastAsia="微软雅黑" w:cs="微软雅黑"/>
            <w:strike w:val="0"/>
            <w:dstrike w:val="0"/>
            <w:sz w:val="21"/>
            <w:szCs w:val="21"/>
            <w:lang w:val="en-US" w:eastAsia="zh-CN"/>
          </w:rPr>
          <w:t>刻度</w:t>
        </w:r>
      </w:ins>
      <w:ins w:id="126" w:author="RAPOO雷柏" w:date="2025-11-18T20:16:02Z">
        <w:r>
          <w:rPr>
            <w:rFonts w:hint="eastAsia" w:ascii="微软雅黑" w:hAnsi="微软雅黑" w:eastAsia="微软雅黑" w:cs="微软雅黑"/>
            <w:strike w:val="0"/>
            <w:dstrike w:val="0"/>
            <w:sz w:val="21"/>
            <w:szCs w:val="21"/>
            <w:lang w:val="en-US" w:eastAsia="zh-CN"/>
          </w:rPr>
          <w:t>感</w:t>
        </w:r>
      </w:ins>
      <w:ins w:id="127" w:author="Mr.W" w:date="2025-11-18T15:45:40Z">
        <w:r>
          <w:rPr>
            <w:rFonts w:hint="eastAsia" w:ascii="微软雅黑" w:hAnsi="微软雅黑" w:eastAsia="微软雅黑" w:cs="微软雅黑"/>
            <w:strike w:val="0"/>
            <w:dstrike w:val="0"/>
            <w:sz w:val="21"/>
            <w:szCs w:val="21"/>
            <w:lang w:val="en-US" w:eastAsia="zh-CN"/>
          </w:rPr>
          <w:t>与</w:t>
        </w:r>
      </w:ins>
      <w:ins w:id="128" w:author="Mr.W" w:date="2025-11-18T15:45:42Z">
        <w:r>
          <w:rPr>
            <w:rFonts w:hint="eastAsia" w:ascii="微软雅黑" w:hAnsi="微软雅黑" w:eastAsia="微软雅黑" w:cs="微软雅黑"/>
            <w:strike w:val="0"/>
            <w:dstrike w:val="0"/>
            <w:sz w:val="21"/>
            <w:szCs w:val="21"/>
            <w:lang w:val="en-US" w:eastAsia="zh-CN"/>
          </w:rPr>
          <w:t>精准度</w:t>
        </w:r>
      </w:ins>
      <w:ins w:id="129" w:author="Mr.W" w:date="2025-11-18T15:45:53Z">
        <w:r>
          <w:rPr>
            <w:rFonts w:hint="eastAsia" w:ascii="微软雅黑" w:hAnsi="微软雅黑" w:eastAsia="微软雅黑" w:cs="微软雅黑"/>
            <w:strike w:val="0"/>
            <w:dstrike w:val="0"/>
            <w:sz w:val="21"/>
            <w:szCs w:val="21"/>
            <w:lang w:val="en-US" w:eastAsia="zh-CN"/>
          </w:rPr>
          <w:t>会</w:t>
        </w:r>
      </w:ins>
      <w:ins w:id="130" w:author="Mr.W" w:date="2025-11-18T15:45:54Z">
        <w:r>
          <w:rPr>
            <w:rFonts w:hint="eastAsia" w:ascii="微软雅黑" w:hAnsi="微软雅黑" w:eastAsia="微软雅黑" w:cs="微软雅黑"/>
            <w:strike w:val="0"/>
            <w:dstrike w:val="0"/>
            <w:sz w:val="21"/>
            <w:szCs w:val="21"/>
            <w:lang w:val="en-US" w:eastAsia="zh-CN"/>
          </w:rPr>
          <w:t>比</w:t>
        </w:r>
      </w:ins>
      <w:ins w:id="131" w:author="Mr.W" w:date="2025-11-18T15:45:58Z">
        <w:r>
          <w:rPr>
            <w:rFonts w:hint="eastAsia" w:ascii="微软雅黑" w:hAnsi="微软雅黑" w:eastAsia="微软雅黑" w:cs="微软雅黑"/>
            <w:strike w:val="0"/>
            <w:dstrike w:val="0"/>
            <w:sz w:val="21"/>
            <w:szCs w:val="21"/>
            <w:lang w:val="en-US" w:eastAsia="zh-CN"/>
          </w:rPr>
          <w:t>普通</w:t>
        </w:r>
      </w:ins>
      <w:ins w:id="132" w:author="Mr.W" w:date="2025-11-18T15:45:59Z">
        <w:r>
          <w:rPr>
            <w:rFonts w:hint="eastAsia" w:ascii="微软雅黑" w:hAnsi="微软雅黑" w:eastAsia="微软雅黑" w:cs="微软雅黑"/>
            <w:strike w:val="0"/>
            <w:dstrike w:val="0"/>
            <w:sz w:val="21"/>
            <w:szCs w:val="21"/>
            <w:lang w:val="en-US" w:eastAsia="zh-CN"/>
          </w:rPr>
          <w:t>滚轮</w:t>
        </w:r>
      </w:ins>
      <w:ins w:id="133" w:author="Mr.W" w:date="2025-11-18T15:46:00Z">
        <w:r>
          <w:rPr>
            <w:rFonts w:hint="eastAsia" w:ascii="微软雅黑" w:hAnsi="微软雅黑" w:eastAsia="微软雅黑" w:cs="微软雅黑"/>
            <w:strike w:val="0"/>
            <w:dstrike w:val="0"/>
            <w:sz w:val="21"/>
            <w:szCs w:val="21"/>
            <w:lang w:val="en-US" w:eastAsia="zh-CN"/>
          </w:rPr>
          <w:t>更好</w:t>
        </w:r>
      </w:ins>
    </w:p>
    <w:p>
      <w:pPr>
        <w:rPr>
          <w:rFonts w:hint="eastAsia" w:ascii="微软雅黑" w:hAnsi="微软雅黑" w:eastAsia="微软雅黑" w:cs="微软雅黑"/>
          <w:strike w:val="0"/>
          <w:dstrike w:val="0"/>
          <w:sz w:val="21"/>
          <w:szCs w:val="21"/>
          <w:lang w:val="en-US" w:eastAsia="zh-CN"/>
        </w:rPr>
      </w:pPr>
    </w:p>
    <w:p>
      <w:pPr>
        <w:rPr>
          <w:ins w:id="134" w:author="RAPOO雷柏" w:date="2025-11-18T20:16:10Z"/>
          <w:rFonts w:hint="eastAsia" w:ascii="微软雅黑" w:hAnsi="微软雅黑" w:eastAsia="微软雅黑" w:cs="微软雅黑"/>
          <w:strike w:val="0"/>
          <w:dstrike w:val="0"/>
          <w:sz w:val="21"/>
          <w:szCs w:val="21"/>
          <w:lang w:val="en-US" w:eastAsia="zh-CN"/>
        </w:rPr>
      </w:pPr>
      <w:del w:id="135" w:author="Mr.W" w:date="2025-11-18T15:53:25Z">
        <w:r>
          <w:rPr>
            <w:rFonts w:hint="eastAsia" w:ascii="微软雅黑" w:hAnsi="微软雅黑" w:eastAsia="微软雅黑" w:cs="微软雅黑"/>
            <w:strike w:val="0"/>
            <w:dstrike w:val="0"/>
            <w:sz w:val="21"/>
            <w:szCs w:val="21"/>
            <w:lang w:val="en-US" w:eastAsia="zh-CN"/>
          </w:rPr>
          <w:delText>轻量化</w:delText>
        </w:r>
      </w:del>
      <w:ins w:id="136" w:author="故事如烟" w:date="2025-11-19T13:53:58Z">
        <w:r>
          <w:rPr>
            <w:rFonts w:hint="eastAsia" w:ascii="微软雅黑" w:hAnsi="微软雅黑" w:eastAsia="微软雅黑" w:cs="微软雅黑"/>
            <w:strike w:val="0"/>
            <w:dstrike w:val="0"/>
            <w:sz w:val="21"/>
            <w:szCs w:val="21"/>
            <w:lang w:val="en-US" w:eastAsia="zh-CN"/>
          </w:rPr>
          <w:t>超</w:t>
        </w:r>
      </w:ins>
      <w:ins w:id="137" w:author="Mr.W" w:date="2025-11-18T15:53:25Z">
        <w:del w:id="138" w:author="故事如烟" w:date="2025-11-19T13:53:57Z">
          <w:r>
            <w:rPr>
              <w:rFonts w:hint="eastAsia" w:ascii="微软雅黑" w:hAnsi="微软雅黑" w:eastAsia="微软雅黑" w:cs="微软雅黑"/>
              <w:strike w:val="0"/>
              <w:dstrike w:val="0"/>
              <w:sz w:val="21"/>
              <w:szCs w:val="21"/>
              <w:lang w:val="en-US" w:eastAsia="zh-CN"/>
            </w:rPr>
            <w:delText>极</w:delText>
          </w:r>
        </w:del>
      </w:ins>
      <w:ins w:id="139" w:author="Mr.W" w:date="2025-11-18T15:49:23Z">
        <w:r>
          <w:rPr>
            <w:rFonts w:hint="eastAsia" w:ascii="微软雅黑" w:hAnsi="微软雅黑" w:eastAsia="微软雅黑" w:cs="微软雅黑"/>
            <w:strike w:val="0"/>
            <w:dstrike w:val="0"/>
            <w:sz w:val="21"/>
            <w:szCs w:val="21"/>
            <w:lang w:val="en-US" w:eastAsia="zh-CN"/>
          </w:rPr>
          <w:t>轻</w:t>
        </w:r>
      </w:ins>
      <w:ins w:id="140" w:author="Mr.W" w:date="2025-11-18T15:49:24Z">
        <w:r>
          <w:rPr>
            <w:rFonts w:hint="eastAsia" w:ascii="微软雅黑" w:hAnsi="微软雅黑" w:eastAsia="微软雅黑" w:cs="微软雅黑"/>
            <w:strike w:val="0"/>
            <w:dstrike w:val="0"/>
            <w:sz w:val="21"/>
            <w:szCs w:val="21"/>
            <w:lang w:val="en-US" w:eastAsia="zh-CN"/>
          </w:rPr>
          <w:t>手感</w:t>
        </w:r>
      </w:ins>
      <w:r>
        <w:rPr>
          <w:rFonts w:hint="eastAsia" w:ascii="微软雅黑" w:hAnsi="微软雅黑" w:eastAsia="微软雅黑" w:cs="微软雅黑"/>
          <w:strike w:val="0"/>
          <w:dstrike w:val="0"/>
          <w:sz w:val="21"/>
          <w:szCs w:val="21"/>
          <w:lang w:val="en-US" w:eastAsia="zh-CN"/>
        </w:rPr>
        <w:t>、</w:t>
      </w:r>
      <w:del w:id="141" w:author="Mr.W" w:date="2025-11-18T15:49:04Z">
        <w:r>
          <w:rPr>
            <w:rFonts w:hint="eastAsia" w:ascii="微软雅黑" w:hAnsi="微软雅黑" w:eastAsia="微软雅黑" w:cs="微软雅黑"/>
            <w:strike w:val="0"/>
            <w:dstrike w:val="0"/>
            <w:sz w:val="21"/>
            <w:szCs w:val="21"/>
            <w:lang w:val="en-US" w:eastAsia="zh-CN"/>
          </w:rPr>
          <w:delText>长续航</w:delText>
        </w:r>
      </w:del>
      <w:ins w:id="142" w:author="Mr.W" w:date="2025-11-18T15:49:04Z">
        <w:r>
          <w:rPr>
            <w:rFonts w:hint="eastAsia" w:ascii="微软雅黑" w:hAnsi="微软雅黑" w:eastAsia="微软雅黑" w:cs="微软雅黑"/>
            <w:strike w:val="0"/>
            <w:dstrike w:val="0"/>
            <w:sz w:val="21"/>
            <w:szCs w:val="21"/>
            <w:lang w:val="en-US" w:eastAsia="zh-CN"/>
          </w:rPr>
          <w:t>双光</w:t>
        </w:r>
      </w:ins>
      <w:ins w:id="143" w:author="Mr.W" w:date="2025-11-18T15:49:05Z">
        <w:r>
          <w:rPr>
            <w:rFonts w:hint="eastAsia" w:ascii="微软雅黑" w:hAnsi="微软雅黑" w:eastAsia="微软雅黑" w:cs="微软雅黑"/>
            <w:strike w:val="0"/>
            <w:dstrike w:val="0"/>
            <w:sz w:val="21"/>
            <w:szCs w:val="21"/>
            <w:lang w:val="en-US" w:eastAsia="zh-CN"/>
          </w:rPr>
          <w:t>配置</w:t>
        </w:r>
      </w:ins>
      <w:r>
        <w:rPr>
          <w:rFonts w:hint="eastAsia" w:ascii="微软雅黑" w:hAnsi="微软雅黑" w:eastAsia="微软雅黑" w:cs="微软雅黑"/>
          <w:strike w:val="0"/>
          <w:dstrike w:val="0"/>
          <w:sz w:val="21"/>
          <w:szCs w:val="21"/>
          <w:lang w:val="en-US" w:eastAsia="zh-CN"/>
        </w:rPr>
        <w:t>、</w:t>
      </w:r>
      <w:del w:id="144" w:author="Mr.W" w:date="2025-11-18T15:46:21Z">
        <w:r>
          <w:rPr>
            <w:rFonts w:hint="eastAsia" w:ascii="微软雅黑" w:hAnsi="微软雅黑" w:eastAsia="微软雅黑" w:cs="微软雅黑"/>
            <w:strike w:val="0"/>
            <w:dstrike w:val="0"/>
            <w:sz w:val="21"/>
            <w:szCs w:val="21"/>
            <w:lang w:val="en-US" w:eastAsia="zh-CN"/>
          </w:rPr>
          <w:delText>性能更是给了</w:delText>
        </w:r>
      </w:del>
      <w:r>
        <w:rPr>
          <w:rFonts w:hint="eastAsia" w:ascii="微软雅黑" w:hAnsi="微软雅黑" w:eastAsia="微软雅黑" w:cs="微软雅黑"/>
          <w:strike w:val="0"/>
          <w:dstrike w:val="0"/>
          <w:sz w:val="21"/>
          <w:szCs w:val="21"/>
          <w:lang w:val="en-US" w:eastAsia="zh-CN"/>
        </w:rPr>
        <w:t>满配</w:t>
      </w:r>
      <w:del w:id="145" w:author="Mr.W" w:date="2025-11-18T15:48:59Z">
        <w:r>
          <w:rPr>
            <w:rFonts w:hint="eastAsia" w:ascii="微软雅黑" w:hAnsi="微软雅黑" w:eastAsia="微软雅黑" w:cs="微软雅黑"/>
            <w:strike w:val="0"/>
            <w:dstrike w:val="0"/>
            <w:sz w:val="21"/>
            <w:szCs w:val="21"/>
            <w:lang w:val="en-US" w:eastAsia="zh-CN"/>
          </w:rPr>
          <w:delText>传感器</w:delText>
        </w:r>
      </w:del>
      <w:ins w:id="146" w:author="Mr.W" w:date="2025-11-18T15:48:59Z">
        <w:r>
          <w:rPr>
            <w:rFonts w:hint="eastAsia" w:ascii="微软雅黑" w:hAnsi="微软雅黑" w:eastAsia="微软雅黑" w:cs="微软雅黑"/>
            <w:strike w:val="0"/>
            <w:dstrike w:val="0"/>
            <w:sz w:val="21"/>
            <w:szCs w:val="21"/>
            <w:lang w:val="en-US" w:eastAsia="zh-CN"/>
          </w:rPr>
          <w:t>引擎</w:t>
        </w:r>
      </w:ins>
      <w:r>
        <w:rPr>
          <w:rFonts w:hint="eastAsia" w:ascii="微软雅黑" w:hAnsi="微软雅黑" w:eastAsia="微软雅黑" w:cs="微软雅黑"/>
          <w:strike w:val="0"/>
          <w:dstrike w:val="0"/>
          <w:sz w:val="21"/>
          <w:szCs w:val="21"/>
          <w:lang w:val="en-US" w:eastAsia="zh-CN"/>
        </w:rPr>
        <w:t>和</w:t>
      </w:r>
      <w:ins w:id="147" w:author="Mr.W" w:date="2025-11-18T15:46:39Z">
        <w:r>
          <w:rPr>
            <w:rFonts w:hint="eastAsia" w:ascii="微软雅黑" w:hAnsi="微软雅黑" w:eastAsia="微软雅黑" w:cs="微软雅黑"/>
            <w:strike w:val="0"/>
            <w:dstrike w:val="0"/>
            <w:sz w:val="21"/>
            <w:szCs w:val="21"/>
            <w:lang w:val="en-US" w:eastAsia="zh-CN"/>
          </w:rPr>
          <w:t>调教</w:t>
        </w:r>
      </w:ins>
      <w:ins w:id="148" w:author="Mr.W" w:date="2025-11-18T15:54:03Z">
        <w:del w:id="149" w:author="故事如烟" w:date="2025-11-19T13:53:55Z">
          <w:r>
            <w:rPr>
              <w:rFonts w:hint="eastAsia" w:ascii="微软雅黑" w:hAnsi="微软雅黑" w:eastAsia="微软雅黑" w:cs="微软雅黑"/>
              <w:strike w:val="0"/>
              <w:dstrike w:val="0"/>
              <w:sz w:val="21"/>
              <w:szCs w:val="21"/>
              <w:lang w:val="en-US" w:eastAsia="zh-CN"/>
            </w:rPr>
            <w:delText>顶</w:delText>
          </w:r>
        </w:del>
      </w:ins>
      <w:ins w:id="150" w:author="Mr.W" w:date="2025-11-18T15:54:05Z">
        <w:r>
          <w:rPr>
            <w:rFonts w:hint="eastAsia" w:ascii="微软雅黑" w:hAnsi="微软雅黑" w:eastAsia="微软雅黑" w:cs="微软雅黑"/>
            <w:strike w:val="0"/>
            <w:dstrike w:val="0"/>
            <w:sz w:val="21"/>
            <w:szCs w:val="21"/>
            <w:lang w:val="en-US" w:eastAsia="zh-CN"/>
          </w:rPr>
          <w:t>好</w:t>
        </w:r>
      </w:ins>
      <w:ins w:id="151" w:author="Mr.W" w:date="2025-11-18T15:47:16Z">
        <w:r>
          <w:rPr>
            <w:rFonts w:hint="eastAsia" w:ascii="微软雅黑" w:hAnsi="微软雅黑" w:eastAsia="微软雅黑" w:cs="微软雅黑"/>
            <w:strike w:val="0"/>
            <w:dstrike w:val="0"/>
            <w:sz w:val="21"/>
            <w:szCs w:val="21"/>
            <w:lang w:val="en-US" w:eastAsia="zh-CN"/>
          </w:rPr>
          <w:t>的</w:t>
        </w:r>
      </w:ins>
      <w:ins w:id="152" w:author="Mr.W" w:date="2025-11-18T15:47:24Z">
        <w:r>
          <w:rPr>
            <w:rFonts w:hint="eastAsia" w:ascii="微软雅黑" w:hAnsi="微软雅黑" w:eastAsia="微软雅黑" w:cs="微软雅黑"/>
            <w:strike w:val="0"/>
            <w:dstrike w:val="0"/>
            <w:sz w:val="21"/>
            <w:szCs w:val="21"/>
            <w:lang w:val="en-US" w:eastAsia="zh-CN"/>
          </w:rPr>
          <w:t>诺迪克54</w:t>
        </w:r>
      </w:ins>
      <w:ins w:id="153" w:author="Mr.W" w:date="2025-11-18T15:47:33Z">
        <w:r>
          <w:rPr>
            <w:rFonts w:hint="eastAsia" w:ascii="微软雅黑" w:hAnsi="微软雅黑" w:eastAsia="微软雅黑" w:cs="微软雅黑"/>
            <w:strike w:val="0"/>
            <w:dstrike w:val="0"/>
            <w:sz w:val="21"/>
            <w:szCs w:val="21"/>
            <w:lang w:val="en-US" w:eastAsia="zh-CN"/>
          </w:rPr>
          <w:t>芯片</w:t>
        </w:r>
      </w:ins>
    </w:p>
    <w:p>
      <w:pPr>
        <w:rPr>
          <w:rFonts w:hint="eastAsia" w:ascii="微软雅黑" w:hAnsi="微软雅黑" w:eastAsia="微软雅黑" w:cs="微软雅黑"/>
          <w:strike w:val="0"/>
          <w:dstrike w:val="0"/>
          <w:sz w:val="21"/>
          <w:szCs w:val="21"/>
          <w:lang w:val="en-US" w:eastAsia="zh-CN"/>
        </w:rPr>
      </w:pPr>
      <w:ins w:id="154" w:author="RAPOO雷柏" w:date="2025-11-18T20:16:12Z">
        <w:del w:id="155" w:author="Mr.W" w:date="2025-11-19T09:03:37Z">
          <w:r>
            <w:rPr>
              <w:rFonts w:hint="default" w:ascii="微软雅黑" w:hAnsi="微软雅黑" w:eastAsia="微软雅黑" w:cs="微软雅黑"/>
              <w:strike w:val="0"/>
              <w:dstrike w:val="0"/>
              <w:sz w:val="21"/>
              <w:szCs w:val="21"/>
              <w:lang w:val="en-US" w:eastAsia="zh-CN"/>
            </w:rPr>
            <w:delText>最</w:delText>
          </w:r>
        </w:del>
      </w:ins>
      <w:ins w:id="156" w:author="Mr.W" w:date="2025-11-19T09:03:54Z">
        <w:r>
          <w:rPr>
            <w:rFonts w:hint="eastAsia" w:ascii="微软雅黑" w:hAnsi="微软雅黑" w:eastAsia="微软雅黑" w:cs="微软雅黑"/>
            <w:strike w:val="0"/>
            <w:dstrike w:val="0"/>
            <w:sz w:val="21"/>
            <w:szCs w:val="21"/>
            <w:lang w:val="en-US" w:eastAsia="zh-CN"/>
          </w:rPr>
          <w:t>而且</w:t>
        </w:r>
      </w:ins>
      <w:ins w:id="157" w:author="RAPOO雷柏" w:date="2025-11-18T20:16:12Z">
        <w:del w:id="158" w:author="Mr.W" w:date="2025-11-19T09:03:48Z">
          <w:r>
            <w:rPr>
              <w:rFonts w:hint="eastAsia" w:ascii="微软雅黑" w:hAnsi="微软雅黑" w:eastAsia="微软雅黑" w:cs="微软雅黑"/>
              <w:strike w:val="0"/>
              <w:dstrike w:val="0"/>
              <w:sz w:val="21"/>
              <w:szCs w:val="21"/>
              <w:lang w:val="en-US" w:eastAsia="zh-CN"/>
            </w:rPr>
            <w:delText>重要，</w:delText>
          </w:r>
        </w:del>
      </w:ins>
      <w:ins w:id="159" w:author="RAPOO雷柏" w:date="2025-11-18T20:16:13Z">
        <w:r>
          <w:rPr>
            <w:rFonts w:hint="eastAsia" w:ascii="微软雅黑" w:hAnsi="微软雅黑" w:eastAsia="微软雅黑" w:cs="微软雅黑"/>
            <w:strike w:val="0"/>
            <w:dstrike w:val="0"/>
            <w:sz w:val="21"/>
            <w:szCs w:val="21"/>
            <w:lang w:val="en-US" w:eastAsia="zh-CN"/>
          </w:rPr>
          <w:t>30</w:t>
        </w:r>
      </w:ins>
      <w:ins w:id="160" w:author="RAPOO雷柏" w:date="2025-11-18T20:16:14Z">
        <w:r>
          <w:rPr>
            <w:rFonts w:hint="eastAsia" w:ascii="微软雅黑" w:hAnsi="微软雅黑" w:eastAsia="微软雅黑" w:cs="微软雅黑"/>
            <w:strike w:val="0"/>
            <w:dstrike w:val="0"/>
            <w:sz w:val="21"/>
            <w:szCs w:val="21"/>
            <w:lang w:val="en-US" w:eastAsia="zh-CN"/>
          </w:rPr>
          <w:t>0mA</w:t>
        </w:r>
      </w:ins>
      <w:ins w:id="161" w:author="RAPOO雷柏" w:date="2025-11-18T20:16:19Z">
        <w:r>
          <w:rPr>
            <w:rFonts w:hint="eastAsia" w:ascii="微软雅黑" w:hAnsi="微软雅黑" w:eastAsia="微软雅黑" w:cs="微软雅黑"/>
            <w:strike w:val="0"/>
            <w:dstrike w:val="0"/>
            <w:sz w:val="21"/>
            <w:szCs w:val="21"/>
            <w:lang w:val="en-US" w:eastAsia="zh-CN"/>
          </w:rPr>
          <w:t>h电池</w:t>
        </w:r>
      </w:ins>
      <w:ins w:id="162" w:author="RAPOO雷柏" w:date="2025-11-18T20:16:22Z">
        <w:r>
          <w:rPr>
            <w:rFonts w:hint="eastAsia" w:ascii="微软雅黑" w:hAnsi="微软雅黑" w:eastAsia="微软雅黑" w:cs="微软雅黑"/>
            <w:strike w:val="0"/>
            <w:dstrike w:val="0"/>
            <w:sz w:val="21"/>
            <w:szCs w:val="21"/>
            <w:lang w:val="en-US" w:eastAsia="zh-CN"/>
          </w:rPr>
          <w:t>续航</w:t>
        </w:r>
      </w:ins>
      <w:ins w:id="163" w:author="RAPOO雷柏" w:date="2025-11-18T20:16:30Z">
        <w:r>
          <w:rPr>
            <w:rFonts w:hint="eastAsia" w:ascii="微软雅黑" w:hAnsi="微软雅黑" w:eastAsia="微软雅黑" w:cs="微软雅黑"/>
            <w:strike w:val="0"/>
            <w:dstrike w:val="0"/>
            <w:sz w:val="21"/>
            <w:szCs w:val="21"/>
            <w:lang w:val="en-US" w:eastAsia="zh-CN"/>
          </w:rPr>
          <w:t>依旧</w:t>
        </w:r>
      </w:ins>
      <w:ins w:id="164" w:author="RAPOO雷柏" w:date="2025-11-18T20:16:36Z">
        <w:r>
          <w:rPr>
            <w:rFonts w:hint="eastAsia" w:ascii="微软雅黑" w:hAnsi="微软雅黑" w:eastAsia="微软雅黑" w:cs="微软雅黑"/>
            <w:strike w:val="0"/>
            <w:dstrike w:val="0"/>
            <w:sz w:val="21"/>
            <w:szCs w:val="21"/>
            <w:lang w:val="en-US" w:eastAsia="zh-CN"/>
          </w:rPr>
          <w:t>很</w:t>
        </w:r>
      </w:ins>
      <w:ins w:id="165" w:author="故事如烟" w:date="2025-11-19T13:54:13Z">
        <w:r>
          <w:rPr>
            <w:rFonts w:hint="eastAsia" w:ascii="微软雅黑" w:hAnsi="微软雅黑" w:eastAsia="微软雅黑" w:cs="微软雅黑"/>
            <w:strike w:val="0"/>
            <w:dstrike w:val="0"/>
            <w:sz w:val="21"/>
            <w:szCs w:val="21"/>
            <w:lang w:val="en-US" w:eastAsia="zh-CN"/>
          </w:rPr>
          <w:t>猛</w:t>
        </w:r>
      </w:ins>
      <w:ins w:id="166" w:author="RAPOO雷柏" w:date="2025-11-18T20:16:37Z">
        <w:del w:id="167" w:author="故事如烟" w:date="2025-11-19T13:54:11Z">
          <w:r>
            <w:rPr>
              <w:rFonts w:hint="eastAsia" w:ascii="微软雅黑" w:hAnsi="微软雅黑" w:eastAsia="微软雅黑" w:cs="微软雅黑"/>
              <w:strike w:val="0"/>
              <w:dstrike w:val="0"/>
              <w:sz w:val="21"/>
              <w:szCs w:val="21"/>
              <w:lang w:val="en-US" w:eastAsia="zh-CN"/>
            </w:rPr>
            <w:delText>顶</w:delText>
          </w:r>
        </w:del>
      </w:ins>
      <w:del w:id="168" w:author="Mr.W" w:date="2025-11-18T15:46:46Z">
        <w:r>
          <w:rPr>
            <w:rFonts w:hint="eastAsia" w:ascii="微软雅黑" w:hAnsi="微软雅黑" w:eastAsia="微软雅黑" w:cs="微软雅黑"/>
            <w:strike w:val="0"/>
            <w:dstrike w:val="0"/>
            <w:sz w:val="21"/>
            <w:szCs w:val="21"/>
            <w:lang w:val="en-US" w:eastAsia="zh-CN"/>
          </w:rPr>
          <w:delText>多种竞技模式</w:delText>
        </w:r>
      </w:del>
    </w:p>
    <w:p>
      <w:pPr>
        <w:widowControl w:val="0"/>
        <w:jc w:val="both"/>
        <w:rPr>
          <w:rFonts w:hint="eastAsia" w:ascii="微软雅黑" w:hAnsi="微软雅黑" w:eastAsia="微软雅黑" w:cs="微软雅黑"/>
          <w:strike w:val="0"/>
          <w:dstrike w:val="0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strike w:val="0"/>
          <w:dstrike w:val="0"/>
          <w:kern w:val="2"/>
          <w:sz w:val="21"/>
          <w:szCs w:val="21"/>
          <w:lang w:val="en-US" w:eastAsia="zh-CN" w:bidi="ar-SA"/>
        </w:rPr>
        <w:t>雷柏VT0Air MAX，可以说是中小手</w:t>
      </w:r>
      <w:ins w:id="169" w:author="Mr.W" w:date="2025-11-18T15:44:06Z">
        <w:r>
          <w:rPr>
            <w:rFonts w:hint="eastAsia" w:ascii="微软雅黑" w:hAnsi="微软雅黑" w:eastAsia="微软雅黑" w:cs="微软雅黑"/>
            <w:strike w:val="0"/>
            <w:dstrike w:val="0"/>
            <w:kern w:val="2"/>
            <w:sz w:val="21"/>
            <w:szCs w:val="21"/>
            <w:lang w:val="en-US" w:eastAsia="zh-CN" w:bidi="ar-SA"/>
          </w:rPr>
          <w:t>抓握</w:t>
        </w:r>
      </w:ins>
      <w:r>
        <w:rPr>
          <w:rFonts w:hint="eastAsia" w:ascii="微软雅黑" w:hAnsi="微软雅黑" w:eastAsia="微软雅黑" w:cs="微软雅黑"/>
          <w:strike w:val="0"/>
          <w:dstrike w:val="0"/>
          <w:kern w:val="2"/>
          <w:sz w:val="21"/>
          <w:szCs w:val="21"/>
          <w:lang w:val="en-US" w:eastAsia="zh-CN" w:bidi="ar-SA"/>
        </w:rPr>
        <w:t>玩家的“毕业</w:t>
      </w:r>
      <w:ins w:id="170" w:author="Mr.W" w:date="2025-11-18T15:49:29Z">
        <w:r>
          <w:rPr>
            <w:rFonts w:hint="eastAsia" w:ascii="微软雅黑" w:hAnsi="微软雅黑" w:eastAsia="微软雅黑" w:cs="微软雅黑"/>
            <w:strike w:val="0"/>
            <w:dstrike w:val="0"/>
            <w:kern w:val="2"/>
            <w:sz w:val="21"/>
            <w:szCs w:val="21"/>
            <w:lang w:val="en-US" w:eastAsia="zh-CN" w:bidi="ar-SA"/>
          </w:rPr>
          <w:t>轻量</w:t>
        </w:r>
      </w:ins>
      <w:r>
        <w:rPr>
          <w:rFonts w:hint="eastAsia" w:ascii="微软雅黑" w:hAnsi="微软雅黑" w:eastAsia="微软雅黑" w:cs="微软雅黑"/>
          <w:strike w:val="0"/>
          <w:dstrike w:val="0"/>
          <w:kern w:val="2"/>
          <w:sz w:val="21"/>
          <w:szCs w:val="21"/>
          <w:lang w:val="en-US" w:eastAsia="zh-CN" w:bidi="ar-SA"/>
        </w:rPr>
        <w:t>鼠标”</w:t>
      </w:r>
    </w:p>
    <w:p>
      <w:pPr>
        <w:widowControl w:val="0"/>
        <w:jc w:val="both"/>
        <w:rPr>
          <w:rFonts w:hint="eastAsia" w:ascii="微软雅黑" w:hAnsi="微软雅黑" w:eastAsia="微软雅黑" w:cs="微软雅黑"/>
          <w:strike w:val="0"/>
          <w:dstrike w:val="0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strike w:val="0"/>
          <w:dstrike w:val="0"/>
          <w:kern w:val="2"/>
          <w:sz w:val="21"/>
          <w:szCs w:val="21"/>
          <w:lang w:val="en-US" w:eastAsia="zh-CN" w:bidi="ar-SA"/>
        </w:rPr>
        <w:t>这次，真的不用再等了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RAPOO雷柏">
    <w15:presenceInfo w15:providerId="WPS Office" w15:userId="3301221611"/>
  </w15:person>
  <w15:person w15:author="Mr.W">
    <w15:presenceInfo w15:providerId="WPS Office" w15:userId="685938632"/>
  </w15:person>
  <w15:person w15:author="故事如烟">
    <w15:presenceInfo w15:providerId="WPS Office" w15:userId="195496382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9"/>
  <w:doNotDisplayPageBoundaries w:val="1"/>
  <w:embedSystemFonts/>
  <w:bordersDoNotSurroundHeader w:val="0"/>
  <w:bordersDoNotSurroundFooter w:val="0"/>
  <w:trackRevisions w:val="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3170C69"/>
    <w:rsid w:val="01B409D1"/>
    <w:rsid w:val="09134A6B"/>
    <w:rsid w:val="0C41127C"/>
    <w:rsid w:val="28E87389"/>
    <w:rsid w:val="315D15B6"/>
    <w:rsid w:val="4A796807"/>
    <w:rsid w:val="5F993A32"/>
    <w:rsid w:val="63170C69"/>
    <w:rsid w:val="631A352E"/>
    <w:rsid w:val="711772FF"/>
    <w:rsid w:val="791F7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30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694</Words>
  <Characters>765</Characters>
  <Lines>0</Lines>
  <Paragraphs>0</Paragraphs>
  <TotalTime>1491</TotalTime>
  <ScaleCrop>false</ScaleCrop>
  <LinksUpToDate>false</LinksUpToDate>
  <CharactersWithSpaces>771</CharactersWithSpaces>
  <Application>WPS Office_11.8.2.8053_F1E327BC-269C-435d-A152-05C5408002CA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2025-11-18T04:30:00Z</dcterms:created>
  <dc:creator>故事如烟</dc:creator>
  <cp:lastModifiedBy>小王业务繁忙</cp:lastModifiedBy>
  <dcterms:modified xsi:type="dcterms:W3CDTF">2025-11-20T04:15:50Z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2052-11.8.2.8053</vt:lpwstr>
  </property>
  <property fmtid="{D5CDD505-2E9C-101B-9397-08002B2CF9AE}" pid="3" name="ICV">
    <vt:lpwstr>F0D17932B6EA43E6AEFD3C6919CF0714_13</vt:lpwstr>
  </property>
  <property fmtid="{D5CDD505-2E9C-101B-9397-08002B2CF9AE}" pid="4" name="KSOTemplateDocerSaveRecord">
    <vt:lpwstr>eyJoZGlkIjoiNjg1ODI2Y2I0ZmRmMzRhZjY4ZTg4Y2ZmN2UyYTBjNjMiLCJ1c2VySWQiOiI1NjM4NDYwNTAifQ==</vt:lpwstr>
  </property>
</Properties>
</file>