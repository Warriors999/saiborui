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1A4B0">
      <w:pP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封面：都别玩了！配置全方位“掀桌”的雷柏VT2</w:t>
      </w:r>
      <w:ins w:id="0" w:author="Mr.W" w:date="2025-06-26T14:44:51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 xml:space="preserve"> </w:t>
        </w:r>
      </w:ins>
      <w:ins w:id="1" w:author="Mr.W" w:date="2025-06-26T14:44:54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MA</w:t>
        </w:r>
      </w:ins>
      <w:ins w:id="2" w:author="Mr.W" w:date="2025-06-26T14:44:59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X</w:t>
        </w:r>
      </w:ins>
    </w:p>
    <w:p w14:paraId="4977C699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简介：</w:t>
      </w:r>
      <w:ins w:id="3" w:author="Mr.W" w:date="2025-06-26T14:15:09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54芯片顶配 狗屁王手感！</w:t>
        </w:r>
      </w:ins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我已经很难形容这次雷柏</w:t>
      </w:r>
      <w:ins w:id="4" w:author="Mr.W" w:date="2025-06-26T14:13:45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VT</w:t>
        </w:r>
      </w:ins>
      <w:del w:id="5" w:author="Mr.W" w:date="2025-06-26T14:13:45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delText>vt</w:delText>
        </w:r>
      </w:del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2</w:t>
      </w:r>
      <w:ins w:id="6" w:author="Mr.W" w:date="2025-06-26T14:45:02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 xml:space="preserve"> </w:t>
        </w:r>
      </w:ins>
      <w:ins w:id="7" w:author="Mr.W" w:date="2025-06-26T14:45:03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MA</w:t>
        </w:r>
      </w:ins>
      <w:ins w:id="8" w:author="Mr.W" w:date="2025-06-26T14:45:04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X</w:t>
        </w:r>
      </w:ins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有多狠了</w:t>
      </w:r>
    </w:p>
    <w:p w14:paraId="344F6011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 w14:paraId="652D4993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GPW我们别联系了</w:t>
      </w:r>
    </w:p>
    <w:p w14:paraId="0E446A47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我怕雷柏误会！</w:t>
      </w:r>
    </w:p>
    <w:p w14:paraId="5DDBD301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这次雷柏新出的VT2</w:t>
      </w:r>
      <w:ins w:id="9" w:author="Mr.W" w:date="2025-06-26T14:47:58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 xml:space="preserve"> </w:t>
        </w:r>
      </w:ins>
      <w:del w:id="10" w:author="Mr.W" w:date="2025-06-26T14:47:54Z">
        <w:r>
          <w:rPr>
            <w:rFonts w:hint="default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delText>系列</w:delText>
        </w:r>
      </w:del>
      <w:ins w:id="11" w:author="Mr.W" w:date="2025-06-26T14:47:54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MA</w:t>
        </w:r>
      </w:ins>
      <w:ins w:id="12" w:author="Mr.W" w:date="2025-06-26T14:47:55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X</w:t>
        </w:r>
      </w:ins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，真就是GPW的全面超越版</w:t>
      </w:r>
    </w:p>
    <w:p w14:paraId="559D5435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模具不输，性能、主控、续航，还全都更顶。</w:t>
      </w:r>
    </w:p>
    <w:p w14:paraId="1E7F4334">
      <w:pPr>
        <w:rPr>
          <w:del w:id="13" w:author="Mr.W" w:date="2025-06-26T14:29:02Z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del w:id="14" w:author="Mr.W" w:date="2025-06-26T14:29:02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delText>一共两个版本</w:delText>
        </w:r>
      </w:del>
    </w:p>
    <w:p w14:paraId="4DFD982F">
      <w:pPr>
        <w:rPr>
          <w:del w:id="15" w:author="Mr.W" w:date="2025-06-26T14:29:02Z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del w:id="16" w:author="Mr.W" w:date="2025-06-26T14:29:02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delText>基础款的VT2，以及高配的VT2 Max</w:delText>
        </w:r>
      </w:del>
    </w:p>
    <w:p w14:paraId="6033404E">
      <w:pPr>
        <w:rPr>
          <w:del w:id="17" w:author="Mr.W" w:date="2025-06-26T14:29:02Z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del w:id="18" w:author="Mr.W" w:date="2025-06-26T14:29:02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delText>说是基础，但其实无论哪个版本，都要比所谓的GPW更顶</w:delText>
        </w:r>
      </w:del>
    </w:p>
    <w:p w14:paraId="60CFE099">
      <w:pP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原因很简单，因为雷柏给它搭载了诺迪克</w:t>
      </w:r>
      <w:ins w:id="19" w:author="Mr.W" w:date="2025-06-26T14:17:39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跨代</w:t>
        </w:r>
      </w:ins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最新的54芯片</w:t>
      </w:r>
    </w:p>
    <w:p w14:paraId="5C24D0EE">
      <w:pPr>
        <w:tabs>
          <w:tab w:val="left" w:pos="4658"/>
        </w:tabs>
        <w:rPr>
          <w:rFonts w:hint="eastAsia" w:ascii="微软雅黑" w:hAnsi="微软雅黑" w:eastAsia="微软雅黑" w:cs="微软雅黑"/>
          <w:b w:val="0"/>
          <w:bCs w:val="0"/>
          <w:color w:val="0000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除开扫描</w:t>
      </w:r>
      <w:ins w:id="20" w:author="Mr.W" w:date="2025-06-26T14:18:09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帧</w:t>
        </w:r>
      </w:ins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率有大幅提升以外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sz w:val="21"/>
          <w:szCs w:val="21"/>
          <w:lang w:val="en-US" w:eastAsia="zh-CN"/>
        </w:rPr>
        <w:t>（花字：VT2MAX</w:t>
      </w:r>
      <w:ins w:id="21" w:author="Mr.W" w:date="2025-06-26T14:18:46Z">
        <w:r>
          <w:rPr>
            <w:rFonts w:hint="eastAsia" w:ascii="微软雅黑" w:hAnsi="微软雅黑" w:eastAsia="微软雅黑" w:cs="微软雅黑"/>
            <w:b w:val="0"/>
            <w:bCs w:val="0"/>
            <w:color w:val="0000FF"/>
            <w:sz w:val="21"/>
            <w:szCs w:val="21"/>
            <w:lang w:val="en-US" w:eastAsia="zh-CN"/>
          </w:rPr>
          <w:t>能</w:t>
        </w:r>
      </w:ins>
      <w:ins w:id="22" w:author="Mr.W" w:date="2025-06-26T14:18:47Z">
        <w:r>
          <w:rPr>
            <w:rFonts w:hint="eastAsia" w:ascii="微软雅黑" w:hAnsi="微软雅黑" w:eastAsia="微软雅黑" w:cs="微软雅黑"/>
            <w:b w:val="0"/>
            <w:bCs w:val="0"/>
            <w:color w:val="0000FF"/>
            <w:sz w:val="21"/>
            <w:szCs w:val="21"/>
            <w:lang w:val="en-US" w:eastAsia="zh-CN"/>
          </w:rPr>
          <w:t>达到</w:t>
        </w:r>
      </w:ins>
      <w:r>
        <w:rPr>
          <w:rFonts w:hint="eastAsia" w:ascii="微软雅黑" w:hAnsi="微软雅黑" w:eastAsia="微软雅黑" w:cs="微软雅黑"/>
          <w:b w:val="0"/>
          <w:bCs w:val="0"/>
          <w:color w:val="0000FF"/>
          <w:sz w:val="21"/>
          <w:szCs w:val="21"/>
          <w:lang w:val="en-US" w:eastAsia="zh-CN"/>
        </w:rPr>
        <w:t>≥20000FPS</w:t>
      </w:r>
      <w:ins w:id="23" w:author="RAPOO雷柏" w:date="2025-06-27T23:24:49Z">
        <w:r>
          <w:rPr>
            <w:rFonts w:hint="eastAsia" w:ascii="微软雅黑" w:hAnsi="微软雅黑" w:eastAsia="微软雅黑" w:cs="微软雅黑"/>
            <w:b w:val="0"/>
            <w:bCs w:val="0"/>
            <w:color w:val="0000FF"/>
            <w:sz w:val="21"/>
            <w:szCs w:val="21"/>
            <w:lang w:val="en-US" w:eastAsia="zh-CN"/>
          </w:rPr>
          <w:t>全段</w:t>
        </w:r>
      </w:ins>
      <w:ins w:id="24" w:author="RAPOO雷柏" w:date="2025-06-27T23:24:51Z">
        <w:r>
          <w:rPr>
            <w:rFonts w:hint="eastAsia" w:ascii="微软雅黑" w:hAnsi="微软雅黑" w:eastAsia="微软雅黑" w:cs="微软雅黑"/>
            <w:b w:val="0"/>
            <w:bCs w:val="0"/>
            <w:color w:val="0000FF"/>
            <w:sz w:val="21"/>
            <w:szCs w:val="21"/>
            <w:lang w:val="en-US" w:eastAsia="zh-CN"/>
          </w:rPr>
          <w:t>固定</w:t>
        </w:r>
      </w:ins>
      <w:del w:id="25" w:author="RAPOO雷柏" w:date="2025-06-27T23:24:52Z">
        <w:bookmarkStart w:id="0" w:name="_GoBack"/>
        <w:bookmarkEnd w:id="0"/>
        <w:r>
          <w:rPr>
            <w:rFonts w:hint="eastAsia" w:ascii="微软雅黑" w:hAnsi="微软雅黑" w:eastAsia="微软雅黑" w:cs="微软雅黑"/>
            <w:b w:val="0"/>
            <w:bCs w:val="0"/>
            <w:color w:val="0000FF"/>
            <w:sz w:val="21"/>
            <w:szCs w:val="21"/>
            <w:lang w:val="en-US" w:eastAsia="zh-CN"/>
          </w:rPr>
          <w:delText>静</w:delText>
        </w:r>
      </w:del>
      <w:del w:id="26" w:author="RAPOO雷柏" w:date="2025-06-27T23:24:51Z">
        <w:r>
          <w:rPr>
            <w:rFonts w:hint="eastAsia" w:ascii="微软雅黑" w:hAnsi="微软雅黑" w:eastAsia="微软雅黑" w:cs="微软雅黑"/>
            <w:b w:val="0"/>
            <w:bCs w:val="0"/>
            <w:color w:val="0000FF"/>
            <w:sz w:val="21"/>
            <w:szCs w:val="21"/>
            <w:lang w:val="en-US" w:eastAsia="zh-CN"/>
          </w:rPr>
          <w:delText>态</w:delText>
        </w:r>
      </w:del>
      <w:r>
        <w:rPr>
          <w:rFonts w:hint="eastAsia" w:ascii="微软雅黑" w:hAnsi="微软雅黑" w:eastAsia="微软雅黑" w:cs="微软雅黑"/>
          <w:b w:val="0"/>
          <w:bCs w:val="0"/>
          <w:color w:val="0000FF"/>
          <w:sz w:val="21"/>
          <w:szCs w:val="21"/>
          <w:lang w:val="en-US" w:eastAsia="zh-CN"/>
        </w:rPr>
        <w:t>疾速扫描）</w:t>
      </w:r>
    </w:p>
    <w:p w14:paraId="69ECBDEF">
      <w:pPr>
        <w:tabs>
          <w:tab w:val="left" w:pos="4658"/>
        </w:tabs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最为夸张的升级，便是续航体验。</w:t>
      </w:r>
    </w:p>
    <w:p w14:paraId="3FD27A3E">
      <w:pPr>
        <w:tabs>
          <w:tab w:val="left" w:pos="4658"/>
        </w:tabs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它</w:t>
      </w:r>
      <w:del w:id="27" w:author="Mr.W" w:date="2025-06-26T14:19:34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delText>能</w:delText>
        </w:r>
      </w:del>
      <w:del w:id="28" w:author="Mr.W" w:date="2025-06-26T14:19:33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delText>够</w:delText>
        </w:r>
      </w:del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在</w:t>
      </w:r>
      <w:del w:id="29" w:author="Mr.W" w:date="2025-06-26T14:19:22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delText>1k回报率</w:delText>
        </w:r>
      </w:del>
      <w:ins w:id="30" w:author="Mr.W" w:date="2025-06-26T14:19:36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5</w:t>
        </w:r>
      </w:ins>
      <w:ins w:id="31" w:author="Mr.W" w:date="2025-06-26T14:19:37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4</w:t>
        </w:r>
      </w:ins>
      <w:ins w:id="32" w:author="Mr.W" w:date="2025-06-26T14:19:42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芯</w:t>
        </w:r>
      </w:ins>
      <w:ins w:id="33" w:author="Mr.W" w:date="2025-06-26T14:19:43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和</w:t>
        </w:r>
      </w:ins>
      <w:del w:id="34" w:author="Mr.W" w:date="2025-06-26T14:19:36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delText>以</w:delText>
        </w:r>
      </w:del>
      <w:del w:id="35" w:author="Mr.W" w:date="2025-06-26T14:19:35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delText>及</w:delText>
        </w:r>
      </w:del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800毫安电池的加持下，</w:t>
      </w:r>
    </w:p>
    <w:p w14:paraId="7B8449BA">
      <w:pPr>
        <w:tabs>
          <w:tab w:val="left" w:pos="4658"/>
        </w:tabs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ins w:id="36" w:author="Mr.W" w:date="2025-06-26T14:19:22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1k回报率</w:t>
        </w:r>
      </w:ins>
      <w:ins w:id="37" w:author="Mr.W" w:date="2025-06-26T14:19:26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能</w:t>
        </w:r>
      </w:ins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达到吓人的500小时</w:t>
      </w:r>
    </w:p>
    <w:p w14:paraId="79F3A55F">
      <w:pPr>
        <w:tabs>
          <w:tab w:val="left" w:pos="4658"/>
        </w:tabs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什么概念？哪怕每天跟上班似的猛干8小时，续航都能有两个月</w:t>
      </w:r>
    </w:p>
    <w:p w14:paraId="09E62D4C">
      <w:pPr>
        <w:tabs>
          <w:tab w:val="left" w:pos="4658"/>
        </w:tabs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哪怕开着</w:t>
      </w:r>
      <w:ins w:id="38" w:author="Mr.W" w:date="2025-06-26T14:20:02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两万</w:t>
        </w:r>
      </w:ins>
      <w:ins w:id="39" w:author="Mr.W" w:date="2025-06-26T14:20:06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满</w:t>
        </w:r>
      </w:ins>
      <w:ins w:id="40" w:author="Mr.W" w:date="2025-06-26T14:20:08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帧</w:t>
        </w:r>
      </w:ins>
      <w:ins w:id="41" w:author="Mr.W" w:date="2025-06-26T14:20:09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+</w:t>
        </w:r>
      </w:ins>
      <w:ins w:id="42" w:author="Mr.W" w:date="2025-06-26T15:03:48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原生</w:t>
        </w:r>
      </w:ins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8k玩，</w:t>
      </w:r>
      <w:ins w:id="43" w:author="Mr.W" w:date="2025-06-26T14:20:18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也有</w:t>
        </w:r>
      </w:ins>
      <w:ins w:id="44" w:author="Mr.W" w:date="2025-06-26T14:20:19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8</w:t>
        </w:r>
      </w:ins>
      <w:ins w:id="45" w:author="Mr.W" w:date="2025-06-26T14:20:20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5</w:t>
        </w:r>
      </w:ins>
      <w:del w:id="46" w:author="Mr.W" w:date="2025-06-26T14:20:21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delText>百来</w:delText>
        </w:r>
      </w:del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小时的续航，都够重度玩家玩十几</w:t>
      </w:r>
      <w:del w:id="47" w:author="Mr.W" w:date="2025-06-26T14:20:41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delText>二十</w:delText>
        </w:r>
      </w:del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天。</w:t>
      </w:r>
    </w:p>
    <w:p w14:paraId="4907AEBC">
      <w:pPr>
        <w:tabs>
          <w:tab w:val="left" w:pos="4658"/>
        </w:tabs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再就是传感器性能了</w:t>
      </w:r>
    </w:p>
    <w:p w14:paraId="2FE6B762">
      <w:pPr>
        <w:tabs>
          <w:tab w:val="left" w:pos="4658"/>
        </w:tabs>
        <w:rPr>
          <w:rFonts w:hint="eastAsia" w:ascii="微软雅黑" w:hAnsi="微软雅黑" w:eastAsia="微软雅黑" w:cs="微软雅黑"/>
          <w:b w:val="0"/>
          <w:bCs w:val="0"/>
          <w:color w:val="0000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VT2 MAX给到的是原相旗舰3950，含金量多足不必多说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sz w:val="21"/>
          <w:szCs w:val="21"/>
          <w:lang w:val="en-US" w:eastAsia="zh-CN"/>
        </w:rPr>
        <w:t>（花字：原相定制3950 Ultimate）</w:t>
      </w:r>
    </w:p>
    <w:p w14:paraId="52101109">
      <w:pPr>
        <w:tabs>
          <w:tab w:val="left" w:pos="4658"/>
        </w:tabs>
        <w:rPr>
          <w:del w:id="48" w:author="Mr.W" w:date="2025-06-26T14:21:12Z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del w:id="49" w:author="Mr.W" w:date="2025-06-26T14:21:12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delText>就连VT2都是3395的高定版：3398传感器</w:delText>
        </w:r>
      </w:del>
    </w:p>
    <w:p w14:paraId="5A770915">
      <w:pPr>
        <w:tabs>
          <w:tab w:val="left" w:pos="4658"/>
        </w:tabs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性能</w:t>
      </w:r>
      <w:del w:id="50" w:author="Mr.W" w:date="2025-06-26T14:21:17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delText>照样</w:delText>
        </w:r>
      </w:del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比某G</w:t>
      </w:r>
      <w:ins w:id="51" w:author="Mr.W" w:date="2025-06-26T14:21:25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更</w:t>
        </w:r>
      </w:ins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能打，这你怎么玩？</w:t>
      </w:r>
    </w:p>
    <w:p w14:paraId="29F64098">
      <w:pPr>
        <w:tabs>
          <w:tab w:val="left" w:pos="4658"/>
        </w:tabs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就更别说，这次的模具还同样做到了青出于蓝胜于蓝</w:t>
      </w:r>
    </w:p>
    <w:p w14:paraId="0B42D3EF">
      <w:pPr>
        <w:tabs>
          <w:tab w:val="left" w:pos="4658"/>
        </w:tabs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粗略看还是GPW那个中大手的万金油风格</w:t>
      </w:r>
    </w:p>
    <w:p w14:paraId="687A25D7">
      <w:pPr>
        <w:tabs>
          <w:tab w:val="left" w:pos="4658"/>
        </w:tabs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但雷柏却又在细节上做了不少改进</w:t>
      </w:r>
    </w:p>
    <w:p w14:paraId="4E97B625">
      <w:pPr>
        <w:tabs>
          <w:tab w:val="left" w:pos="4658"/>
        </w:tabs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背部微调，臀部曲线饱满，</w:t>
      </w:r>
    </w:p>
    <w:p w14:paraId="70BD07C7">
      <w:pPr>
        <w:tabs>
          <w:tab w:val="left" w:pos="4658"/>
        </w:tabs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在玩cs以及瓦这类精准定位游戏时，能明显感觉到更强的控制感</w:t>
      </w:r>
    </w:p>
    <w:p w14:paraId="05CA4646">
      <w:pPr>
        <w:tabs>
          <w:tab w:val="left" w:pos="4658"/>
        </w:tabs>
        <w:rPr>
          <w:ins w:id="52" w:author="Mr.W" w:date="2025-06-26T14:23:45Z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del w:id="53" w:author="Mr.W" w:date="2025-06-26T14:23:24Z">
        <w:r>
          <w:rPr>
            <w:rFonts w:hint="default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delText>而</w:delText>
        </w:r>
      </w:del>
      <w:ins w:id="54" w:author="Mr.W" w:date="2025-06-26T14:23:24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VT2</w:t>
        </w:r>
      </w:ins>
      <w:ins w:id="55" w:author="Mr.W" w:date="2025-06-26T14:23:25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 xml:space="preserve"> </w:t>
        </w:r>
      </w:ins>
      <w:ins w:id="56" w:author="Mr.W" w:date="2025-06-26T14:23:26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M</w:t>
        </w:r>
      </w:ins>
      <w:ins w:id="57" w:author="Mr.W" w:date="2025-06-26T14:23:29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A</w:t>
        </w:r>
      </w:ins>
      <w:ins w:id="58" w:author="Mr.W" w:date="2025-06-26T14:23:30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X</w:t>
        </w:r>
      </w:ins>
      <w:ins w:id="59" w:author="Mr.W" w:date="2025-06-26T14:23:31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还</w:t>
        </w:r>
      </w:ins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有着</w:t>
      </w:r>
      <w:del w:id="60" w:author="Mr.W" w:date="2025-06-26T14:23:42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delText>欧姆龙微动（VT2）以及</w:delText>
        </w:r>
      </w:del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ROG雷蛇同款瑞讯光微动的加持</w:t>
      </w:r>
    </w:p>
    <w:p w14:paraId="0624DB0F">
      <w:pPr>
        <w:tabs>
          <w:tab w:val="left" w:pos="4658"/>
        </w:tabs>
        <w:rPr>
          <w:del w:id="61" w:author="Mr.W" w:date="2025-06-26T14:23:44Z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del w:id="62" w:author="Mr.W" w:date="2025-06-26T14:23:44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delText>（VT2 MAX）</w:delText>
        </w:r>
      </w:del>
    </w:p>
    <w:p w14:paraId="4B644E8F">
      <w:pPr>
        <w:tabs>
          <w:tab w:val="left" w:pos="4658"/>
        </w:tabs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再加上TTC旗舰金轮编码器</w:t>
      </w:r>
    </w:p>
    <w:p w14:paraId="4B93966C">
      <w:pPr>
        <w:tabs>
          <w:tab w:val="left" w:pos="4658"/>
        </w:tabs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点击清脆回弹有力，滚轮确认感强</w:t>
      </w:r>
    </w:p>
    <w:p w14:paraId="50EFF7DF">
      <w:pPr>
        <w:tabs>
          <w:tab w:val="left" w:pos="4658"/>
        </w:tabs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哪怕</w:t>
      </w:r>
      <w:ins w:id="63" w:author="Mr.W" w:date="2025-06-26T14:27:28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你不懂性能参数</w:t>
        </w:r>
      </w:ins>
      <w:del w:id="64" w:author="Mr.W" w:date="2025-06-26T14:27:28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delText>不被重视的手感</w:delText>
        </w:r>
      </w:del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，</w:t>
      </w:r>
      <w:ins w:id="65" w:author="Mr.W" w:date="2025-06-26T14:27:40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也能感受到</w:t>
        </w:r>
      </w:ins>
      <w:del w:id="66" w:author="Mr.W" w:date="2025-06-26T14:27:40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delText>都起码是那些</w:delText>
        </w:r>
      </w:del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国际大厂</w:t>
      </w:r>
      <w:del w:id="67" w:author="Mr.W" w:date="2025-06-26T14:27:47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delText>的</w:delText>
        </w:r>
      </w:del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水平</w:t>
      </w:r>
      <w:ins w:id="68" w:author="Mr.W" w:date="2025-06-26T14:27:45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的</w:t>
        </w:r>
      </w:ins>
      <w:ins w:id="69" w:author="Mr.W" w:date="2025-06-26T14:27:46Z">
        <w:r>
          <w:rPr>
            <w:rFonts w:hint="eastAsia" w:ascii="微软雅黑" w:hAnsi="微软雅黑" w:eastAsia="微软雅黑" w:cs="微软雅黑"/>
            <w:b w:val="0"/>
            <w:bCs w:val="0"/>
            <w:sz w:val="21"/>
            <w:szCs w:val="21"/>
            <w:lang w:val="en-US" w:eastAsia="zh-CN"/>
          </w:rPr>
          <w:t>手感</w:t>
        </w:r>
      </w:ins>
    </w:p>
    <w:p w14:paraId="1B9C13EC">
      <w:pPr>
        <w:tabs>
          <w:tab w:val="left" w:pos="4658"/>
        </w:tabs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两三百，给那些千把块的产品超越的明明白白，兄弟们，这不冲是真不说过去了！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r.W">
    <w15:presenceInfo w15:providerId="WPS Office" w15:userId="685938632"/>
  </w15:person>
  <w15:person w15:author="RAPOO雷柏">
    <w15:presenceInfo w15:providerId="WPS Office" w15:userId="33012216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77E4E"/>
    <w:rsid w:val="01B409D1"/>
    <w:rsid w:val="11032819"/>
    <w:rsid w:val="15673A2D"/>
    <w:rsid w:val="194A1770"/>
    <w:rsid w:val="20D06FD9"/>
    <w:rsid w:val="25DA3E7C"/>
    <w:rsid w:val="273A72C8"/>
    <w:rsid w:val="3DC03A70"/>
    <w:rsid w:val="3DFD5305"/>
    <w:rsid w:val="3F8C5D8F"/>
    <w:rsid w:val="43065E58"/>
    <w:rsid w:val="44735770"/>
    <w:rsid w:val="44B85878"/>
    <w:rsid w:val="45361039"/>
    <w:rsid w:val="45CF0987"/>
    <w:rsid w:val="45D3296A"/>
    <w:rsid w:val="46A240EA"/>
    <w:rsid w:val="46EE10DD"/>
    <w:rsid w:val="483B5529"/>
    <w:rsid w:val="49D722FD"/>
    <w:rsid w:val="4E0B7232"/>
    <w:rsid w:val="50CF6899"/>
    <w:rsid w:val="550F3292"/>
    <w:rsid w:val="55B17EA6"/>
    <w:rsid w:val="5A8B6F17"/>
    <w:rsid w:val="5AD14B46"/>
    <w:rsid w:val="5C0456F6"/>
    <w:rsid w:val="646E3BD0"/>
    <w:rsid w:val="6A211646"/>
    <w:rsid w:val="6D8A305E"/>
    <w:rsid w:val="70016E22"/>
    <w:rsid w:val="70C42D2B"/>
    <w:rsid w:val="76E141F9"/>
    <w:rsid w:val="76FD6F97"/>
    <w:rsid w:val="7C077E4E"/>
    <w:rsid w:val="7DDA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627</Words>
  <Characters>717</Characters>
  <Lines>0</Lines>
  <Paragraphs>0</Paragraphs>
  <TotalTime>11</TotalTime>
  <ScaleCrop>false</ScaleCrop>
  <LinksUpToDate>false</LinksUpToDate>
  <CharactersWithSpaces>726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2025-06-17T08:23:00Z</dcterms:created>
  <dc:creator>故事如烟</dc:creator>
  <cp:lastModifiedBy>RAPOO雷柏</cp:lastModifiedBy>
  <dcterms:modified xsi:type="dcterms:W3CDTF">2025-06-27T15:25:17Z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5376176CBD45462FA42C384A85457621_13</vt:lpwstr>
  </property>
  <property fmtid="{D5CDD505-2E9C-101B-9397-08002B2CF9AE}" pid="4" name="KSOTemplateDocerSaveRecord">
    <vt:lpwstr>eyJoZGlkIjoiZWNkY2JhOTA4MGZlNjAwMzIzN2Q1ZWM0N2RkOWEzODEiLCJ1c2VySWQiOiI3Mzc1Mjk0MjgifQ==</vt:lpwstr>
  </property>
</Properties>
</file>