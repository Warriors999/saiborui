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</w:t>
      </w:r>
      <w:ins w:id="0" w:author="๑Crystal*๑" w:date="2025-07-08T15:16:18Z">
        <w:r>
          <w:rPr>
            <w:rFonts w:hint="eastAsia"/>
            <w:lang w:val="en-US" w:eastAsia="zh-CN"/>
          </w:rPr>
          <w:t>前</w:t>
        </w:r>
      </w:ins>
      <w:ins w:id="1" w:author="๑Crystal*๑" w:date="2025-07-08T15:15:01Z">
        <w:r>
          <w:rPr>
            <w:rFonts w:hint="eastAsia"/>
            <w:lang w:val="en-US" w:eastAsia="zh-CN"/>
          </w:rPr>
          <w:t>旗舰</w:t>
        </w:r>
      </w:ins>
      <w:ins w:id="2" w:author="๑Crystal*๑" w:date="2025-07-08T15:15:03Z">
        <w:r>
          <w:rPr>
            <w:rFonts w:hint="eastAsia"/>
            <w:lang w:val="en-US" w:eastAsia="zh-CN"/>
          </w:rPr>
          <w:t>不如</w:t>
        </w:r>
      </w:ins>
      <w:ins w:id="3" w:author="๑Crystal*๑" w:date="2025-07-08T15:16:21Z">
        <w:r>
          <w:rPr>
            <w:rFonts w:hint="eastAsia"/>
            <w:lang w:val="en-US" w:eastAsia="zh-CN"/>
          </w:rPr>
          <w:t>新</w:t>
        </w:r>
      </w:ins>
      <w:ins w:id="4" w:author="๑Crystal*๑" w:date="2025-07-08T15:15:09Z">
        <w:r>
          <w:rPr>
            <w:rFonts w:hint="eastAsia"/>
            <w:lang w:val="en-US" w:eastAsia="zh-CN"/>
          </w:rPr>
          <w:t>中</w:t>
        </w:r>
      </w:ins>
      <w:ins w:id="5" w:author="๑Crystal*๑" w:date="2025-07-08T15:15:10Z">
        <w:r>
          <w:rPr>
            <w:rFonts w:hint="eastAsia"/>
            <w:lang w:val="en-US" w:eastAsia="zh-CN"/>
          </w:rPr>
          <w:t>端</w:t>
        </w:r>
      </w:ins>
      <w:ins w:id="6" w:author="๑Crystal*๑" w:date="2025-07-08T15:15:12Z">
        <w:r>
          <w:rPr>
            <w:rFonts w:hint="eastAsia"/>
            <w:lang w:val="en-US" w:eastAsia="zh-CN"/>
          </w:rPr>
          <w:t>？</w:t>
        </w:r>
      </w:ins>
      <w:ins w:id="7" w:author="๑Crystal*๑" w:date="2025-07-08T15:15:59Z">
        <w:r>
          <w:rPr>
            <w:rFonts w:hint="eastAsia"/>
            <w:lang w:val="en-US" w:eastAsia="zh-CN"/>
          </w:rPr>
          <w:t>（</w:t>
        </w:r>
      </w:ins>
      <w:ins w:id="8" w:author="๑Crystal*๑" w:date="2025-07-08T15:15:35Z">
        <w:r>
          <w:rPr>
            <w:rFonts w:hint="eastAsia"/>
            <w:lang w:val="en-US" w:eastAsia="zh-CN"/>
          </w:rPr>
          <w:t>希望</w:t>
        </w:r>
      </w:ins>
      <w:ins w:id="9" w:author="๑Crystal*๑" w:date="2025-07-08T15:15:38Z">
        <w:r>
          <w:rPr>
            <w:rFonts w:hint="eastAsia"/>
            <w:lang w:val="en-US" w:eastAsia="zh-CN"/>
          </w:rPr>
          <w:t>三款</w:t>
        </w:r>
      </w:ins>
      <w:ins w:id="10" w:author="๑Crystal*๑" w:date="2025-07-08T15:15:39Z">
        <w:r>
          <w:rPr>
            <w:rFonts w:hint="eastAsia"/>
            <w:lang w:val="en-US" w:eastAsia="zh-CN"/>
          </w:rPr>
          <w:t>手机</w:t>
        </w:r>
      </w:ins>
      <w:ins w:id="11" w:author="๑Crystal*๑" w:date="2025-07-08T15:15:43Z">
        <w:r>
          <w:rPr>
            <w:rFonts w:hint="eastAsia"/>
            <w:lang w:val="en-US" w:eastAsia="zh-CN"/>
          </w:rPr>
          <w:t>都摆出来，</w:t>
        </w:r>
      </w:ins>
      <w:ins w:id="12" w:author="๑Crystal*๑" w:date="2025-07-08T15:15:44Z">
        <w:r>
          <w:rPr>
            <w:rFonts w:hint="eastAsia"/>
            <w:lang w:val="en-US" w:eastAsia="zh-CN"/>
          </w:rPr>
          <w:t>在</w:t>
        </w:r>
      </w:ins>
      <w:ins w:id="13" w:author="๑Crystal*๑" w:date="2025-07-08T15:15:46Z">
        <w:r>
          <w:rPr>
            <w:rFonts w:hint="eastAsia"/>
            <w:lang w:val="en-US" w:eastAsia="zh-CN"/>
          </w:rPr>
          <w:t>每个手机</w:t>
        </w:r>
      </w:ins>
      <w:ins w:id="14" w:author="๑Crystal*๑" w:date="2025-07-08T15:15:52Z">
        <w:r>
          <w:rPr>
            <w:rFonts w:hint="eastAsia"/>
            <w:lang w:val="en-US" w:eastAsia="zh-CN"/>
          </w:rPr>
          <w:t>下</w:t>
        </w:r>
      </w:ins>
      <w:ins w:id="15" w:author="๑Crystal*๑" w:date="2025-07-08T15:15:54Z">
        <w:r>
          <w:rPr>
            <w:rFonts w:hint="eastAsia"/>
            <w:lang w:val="en-US" w:eastAsia="zh-CN"/>
          </w:rPr>
          <w:t>方</w:t>
        </w:r>
      </w:ins>
      <w:ins w:id="16" w:author="๑Crystal*๑" w:date="2025-07-08T15:15:55Z">
        <w:r>
          <w:rPr>
            <w:rFonts w:hint="eastAsia"/>
            <w:lang w:val="en-US" w:eastAsia="zh-CN"/>
          </w:rPr>
          <w:t>标注</w:t>
        </w:r>
      </w:ins>
      <w:ins w:id="17" w:author="๑Crystal*๑" w:date="2025-07-08T15:15:56Z">
        <w:r>
          <w:rPr>
            <w:rFonts w:hint="eastAsia"/>
            <w:lang w:val="en-US" w:eastAsia="zh-CN"/>
          </w:rPr>
          <w:t>型号</w:t>
        </w:r>
      </w:ins>
      <w:ins w:id="18" w:author="๑Crystal*๑" w:date="2025-07-08T15:16:02Z">
        <w:r>
          <w:rPr>
            <w:rFonts w:hint="eastAsia"/>
            <w:lang w:val="en-US" w:eastAsia="zh-CN"/>
          </w:rPr>
          <w:t>）</w:t>
        </w:r>
      </w:ins>
    </w:p>
    <w:p>
      <w:pPr>
        <w:rPr>
          <w:ins w:id="19" w:author="๑Crystal*๑" w:date="2025-07-08T15:14:02Z"/>
          <w:rFonts w:hint="eastAsia"/>
          <w:lang w:val="en-US" w:eastAsia="zh-CN"/>
        </w:rPr>
      </w:pPr>
      <w:ins w:id="20" w:author="๑Crystal*๑" w:date="2025-07-08T14:06:40Z">
        <w:r>
          <w:rPr>
            <w:rFonts w:hint="eastAsia"/>
            <w:lang w:val="en-US" w:eastAsia="zh-CN"/>
          </w:rPr>
          <w:t>标题</w:t>
        </w:r>
      </w:ins>
      <w:r>
        <w:rPr>
          <w:rFonts w:hint="eastAsia"/>
          <w:lang w:val="en-US" w:eastAsia="zh-CN"/>
        </w:rPr>
        <w:t>：</w:t>
      </w:r>
      <w:ins w:id="21" w:author="๑Crystal*๑" w:date="2025-07-08T15:17:27Z">
        <w:r>
          <w:rPr>
            <w:rFonts w:hint="eastAsia"/>
            <w:lang w:val="en-US" w:eastAsia="zh-CN"/>
          </w:rPr>
          <w:t xml:space="preserve"> 2025年入股不亏！</w:t>
        </w:r>
      </w:ins>
      <w:ins w:id="22" w:author="๑Crystal*๑" w:date="2025-07-08T15:13:06Z">
        <w:r>
          <w:rPr>
            <w:rFonts w:hint="eastAsia"/>
            <w:lang w:val="en-US" w:eastAsia="zh-CN"/>
          </w:rPr>
          <w:t>盘点两千</w:t>
        </w:r>
      </w:ins>
      <w:ins w:id="23" w:author="๑Crystal*๑" w:date="2025-07-08T20:14:51Z">
        <w:r>
          <w:rPr>
            <w:rFonts w:hint="eastAsia"/>
            <w:lang w:val="en-US" w:eastAsia="zh-CN"/>
          </w:rPr>
          <w:t>元</w:t>
        </w:r>
      </w:ins>
      <w:ins w:id="24" w:author="๑Crystal*๑" w:date="2025-07-08T15:13:06Z">
        <w:r>
          <w:rPr>
            <w:rFonts w:hint="eastAsia"/>
            <w:lang w:val="en-US" w:eastAsia="zh-CN"/>
          </w:rPr>
          <w:t>内</w:t>
        </w:r>
      </w:ins>
      <w:ins w:id="25" w:author="๑Crystal*๑" w:date="2025-07-08T20:15:01Z">
        <w:r>
          <w:rPr>
            <w:rFonts w:hint="eastAsia"/>
            <w:lang w:val="en-US" w:eastAsia="zh-CN"/>
          </w:rPr>
          <w:t>最值得</w:t>
        </w:r>
      </w:ins>
      <w:ins w:id="26" w:author="๑Crystal*๑" w:date="2025-07-08T20:15:02Z">
        <w:r>
          <w:rPr>
            <w:rFonts w:hint="eastAsia"/>
            <w:lang w:val="en-US" w:eastAsia="zh-CN"/>
          </w:rPr>
          <w:t>入手的</w:t>
        </w:r>
      </w:ins>
      <w:ins w:id="27" w:author="๑Crystal*๑" w:date="2025-07-08T20:15:06Z">
        <w:r>
          <w:rPr>
            <w:rFonts w:hint="eastAsia"/>
            <w:lang w:val="en-US" w:eastAsia="zh-CN"/>
          </w:rPr>
          <w:t>三款</w:t>
        </w:r>
      </w:ins>
      <w:ins w:id="28" w:author="๑Crystal*๑" w:date="2025-07-08T15:13:06Z">
        <w:r>
          <w:rPr>
            <w:rFonts w:hint="eastAsia"/>
            <w:lang w:val="en-US" w:eastAsia="zh-CN"/>
          </w:rPr>
          <w:t>前代旗舰机</w:t>
        </w:r>
      </w:ins>
    </w:p>
    <w:p>
      <w:pPr>
        <w:rPr>
          <w:rFonts w:hint="eastAsia"/>
          <w:lang w:val="en-US" w:eastAsia="zh-CN"/>
        </w:rPr>
      </w:pPr>
      <w:ins w:id="29" w:author="๑Crystal*๑" w:date="2025-07-08T15:14:03Z">
        <w:r>
          <w:rPr>
            <w:rFonts w:hint="eastAsia"/>
            <w:lang w:val="en-US" w:eastAsia="zh-CN"/>
          </w:rPr>
          <w:t>#</w:t>
        </w:r>
      </w:ins>
      <w:ins w:id="30" w:author="๑Crystal*๑" w:date="2025-07-08T15:14:05Z">
        <w:r>
          <w:rPr>
            <w:rFonts w:hint="eastAsia"/>
            <w:lang w:val="en-US" w:eastAsia="zh-CN"/>
          </w:rPr>
          <w:t>手机</w:t>
        </w:r>
      </w:ins>
      <w:ins w:id="31" w:author="๑Crystal*๑" w:date="2025-07-08T15:14:07Z">
        <w:r>
          <w:rPr>
            <w:rFonts w:hint="eastAsia"/>
            <w:lang w:val="en-US" w:eastAsia="zh-CN"/>
          </w:rPr>
          <w:t>推荐#</w:t>
        </w:r>
      </w:ins>
      <w:ins w:id="32" w:author="๑Crystal*๑" w:date="2025-07-08T15:14:10Z">
        <w:r>
          <w:rPr>
            <w:rFonts w:hint="eastAsia"/>
            <w:lang w:val="en-US" w:eastAsia="zh-CN"/>
          </w:rPr>
          <w:t>性价比手机</w:t>
        </w:r>
      </w:ins>
      <w:ins w:id="33" w:author="๑Crystal*๑" w:date="2025-07-08T15:14:11Z">
        <w:r>
          <w:rPr>
            <w:rFonts w:hint="eastAsia"/>
            <w:lang w:val="en-US" w:eastAsia="zh-CN"/>
          </w:rPr>
          <w:t>#</w:t>
        </w:r>
      </w:ins>
      <w:ins w:id="34" w:author="๑Crystal*๑" w:date="2025-07-08T15:14:20Z">
        <w:r>
          <w:rPr>
            <w:rFonts w:hint="eastAsia"/>
            <w:lang w:val="en-US" w:eastAsia="zh-CN"/>
          </w:rPr>
          <w:t>一加ace3 pro</w:t>
        </w:r>
      </w:ins>
      <w:ins w:id="35" w:author="๑Crystal*๑" w:date="2025-07-08T15:14:27Z">
        <w:r>
          <w:rPr>
            <w:rFonts w:hint="eastAsia"/>
            <w:lang w:val="en-US" w:eastAsia="zh-CN"/>
          </w:rPr>
          <w:t>#vivo x100</w:t>
        </w:r>
      </w:ins>
      <w:ins w:id="36" w:author="๑Crystal*๑" w:date="2025-07-08T15:14:38Z">
        <w:r>
          <w:rPr>
            <w:rFonts w:hint="eastAsia"/>
            <w:lang w:val="en-US" w:eastAsia="zh-CN"/>
          </w:rPr>
          <w:t>#</w:t>
        </w:r>
      </w:ins>
      <w:ins w:id="37" w:author="๑Crystal*๑" w:date="2025-07-08T15:14:33Z">
        <w:r>
          <w:rPr>
            <w:rFonts w:hint="eastAsia"/>
            <w:lang w:val="en-US" w:eastAsia="zh-CN"/>
          </w:rPr>
          <w:t>小米13pro</w:t>
        </w:r>
      </w:ins>
    </w:p>
    <w:p>
      <w:pPr>
        <w:rPr>
          <w:ins w:id="38" w:author="๑Crystal*๑" w:date="2025-07-08T15:17:34Z"/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买手机是该选前代旗舰，还是今年中端？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要我说啊，其实真没必要无脑买最新</w:t>
      </w:r>
    </w:p>
    <w:p>
      <w:pPr>
        <w:rPr>
          <w:rFonts w:hint="default"/>
          <w:lang w:val="en-US" w:eastAsia="zh-CN"/>
        </w:rPr>
      </w:pPr>
      <w:ins w:id="39" w:author="๑Crystal*๑" w:date="2025-07-08T14:43:00Z">
        <w:commentRangeStart w:id="0"/>
        <w:r>
          <w:rPr>
            <w:rFonts w:hint="eastAsia"/>
            <w:lang w:val="en-US" w:eastAsia="zh-CN"/>
          </w:rPr>
          <w:t>今天</w:t>
        </w:r>
      </w:ins>
      <w:r>
        <w:rPr>
          <w:rFonts w:hint="eastAsia"/>
          <w:lang w:val="en-US" w:eastAsia="zh-CN"/>
        </w:rPr>
        <w:t>盘点三款两千内</w:t>
      </w:r>
      <w:ins w:id="40" w:author="๑Crystal*๑" w:date="2025-07-08T20:15:25Z">
        <w:r>
          <w:rPr>
            <w:rFonts w:hint="eastAsia"/>
            <w:lang w:val="en-US" w:eastAsia="zh-CN"/>
          </w:rPr>
          <w:t>最值得</w:t>
        </w:r>
      </w:ins>
      <w:ins w:id="41" w:author="๑Crystal*๑" w:date="2025-07-08T20:15:26Z">
        <w:r>
          <w:rPr>
            <w:rFonts w:hint="eastAsia"/>
            <w:lang w:val="en-US" w:eastAsia="zh-CN"/>
          </w:rPr>
          <w:t>入手的</w:t>
        </w:r>
      </w:ins>
      <w:r>
        <w:rPr>
          <w:rFonts w:hint="eastAsia"/>
          <w:lang w:val="en-US" w:eastAsia="zh-CN"/>
        </w:rPr>
        <w:t>前代旗舰机型，价格腰斩，</w:t>
      </w:r>
      <w:ins w:id="42" w:author="๑Crystal*๑" w:date="2025-07-08T15:18:47Z">
        <w:r>
          <w:rPr>
            <w:rFonts w:hint="eastAsia"/>
            <w:lang w:val="en-US" w:eastAsia="zh-CN"/>
          </w:rPr>
          <w:t>性能</w:t>
        </w:r>
      </w:ins>
      <w:ins w:id="43" w:author="๑Crystal*๑" w:date="2025-07-08T15:18:49Z">
        <w:r>
          <w:rPr>
            <w:rFonts w:hint="eastAsia"/>
            <w:lang w:val="en-US" w:eastAsia="zh-CN"/>
          </w:rPr>
          <w:t>强劲</w:t>
        </w:r>
        <w:commentRangeEnd w:id="0"/>
      </w:ins>
      <w:r>
        <w:commentReference w:id="0"/>
      </w:r>
    </w:p>
    <w:p>
      <w:pPr>
        <w:rPr>
          <w:ins w:id="44" w:author="๑Crystal*๑" w:date="2025-07-08T15:18:55Z"/>
          <w:rFonts w:hint="eastAsia"/>
          <w:lang w:val="en-US" w:eastAsia="zh-CN"/>
        </w:rPr>
      </w:pPr>
    </w:p>
    <w:p>
      <w:pPr>
        <w:rPr>
          <w:ins w:id="45" w:author="小王业务繁忙" w:date="2025-07-11T09:44:47Z"/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第一也是我特别推荐的一款：</w:t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就是一加的ace3 pro（16+512版本）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发售时定价偏高，但现在香的离谱</w:t>
      </w:r>
      <w:commentRangeEnd w:id="2"/>
      <w:r>
        <w:commentReference w:id="2"/>
      </w:r>
    </w:p>
    <w:p>
      <w:pPr>
        <w:rPr>
          <w:rFonts w:hint="default"/>
          <w:lang w:val="en-US" w:eastAsia="zh-CN"/>
        </w:rPr>
      </w:pPr>
      <w:commentRangeStart w:id="3"/>
      <w:r>
        <w:rPr>
          <w:rFonts w:hint="eastAsia"/>
          <w:lang w:val="en-US" w:eastAsia="zh-CN"/>
        </w:rPr>
        <w:t>虽是去年的产品，可放到现在看都很有竞争力</w:t>
      </w:r>
      <w:commentRangeEnd w:id="3"/>
      <w:r>
        <w:commentReference w:id="3"/>
      </w:r>
    </w:p>
    <w:p>
      <w:pPr>
        <w:rPr>
          <w:ins w:id="46" w:author="๑Crystal*๑" w:date="2025-07-08T20:21:36Z"/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骁龙8gen3处理器，</w:t>
      </w:r>
      <w:ins w:id="47" w:author="๑Crystal*๑" w:date="2025-07-08T15:48:13Z">
        <w:r>
          <w:rPr>
            <w:rFonts w:hint="eastAsia"/>
            <w:lang w:val="en-US" w:eastAsia="zh-CN"/>
          </w:rPr>
          <w:t>加上</w:t>
        </w:r>
      </w:ins>
      <w:ins w:id="48" w:author="๑Crystal*๑" w:date="2025-07-08T15:48:15Z">
        <w:r>
          <w:rPr>
            <w:rFonts w:hint="eastAsia"/>
            <w:lang w:val="en-US" w:eastAsia="zh-CN"/>
          </w:rPr>
          <w:t>电竞</w:t>
        </w:r>
      </w:ins>
      <w:ins w:id="49" w:author="๑Crystal*๑" w:date="2025-07-08T15:48:16Z">
        <w:r>
          <w:rPr>
            <w:rFonts w:hint="eastAsia"/>
            <w:lang w:val="en-US" w:eastAsia="zh-CN"/>
          </w:rPr>
          <w:t>级</w:t>
        </w:r>
      </w:ins>
      <w:ins w:id="50" w:author="๑Crystal*๑" w:date="2025-07-08T15:48:19Z">
        <w:r>
          <w:rPr>
            <w:rFonts w:hint="eastAsia"/>
            <w:lang w:val="en-US" w:eastAsia="zh-CN"/>
          </w:rPr>
          <w:t>游戏</w:t>
        </w:r>
      </w:ins>
      <w:ins w:id="51" w:author="๑Crystal*๑" w:date="2025-07-08T15:48:20Z">
        <w:r>
          <w:rPr>
            <w:rFonts w:hint="eastAsia"/>
            <w:lang w:val="en-US" w:eastAsia="zh-CN"/>
          </w:rPr>
          <w:t>独</w:t>
        </w:r>
      </w:ins>
      <w:ins w:id="52" w:author="๑Crystal*๑" w:date="2025-07-08T15:48:21Z">
        <w:r>
          <w:rPr>
            <w:rFonts w:hint="eastAsia"/>
            <w:lang w:val="en-US" w:eastAsia="zh-CN"/>
          </w:rPr>
          <w:t>显</w:t>
        </w:r>
      </w:ins>
      <w:ins w:id="53" w:author="๑Crystal*๑" w:date="2025-07-08T15:48:23Z">
        <w:r>
          <w:rPr>
            <w:rFonts w:hint="eastAsia"/>
            <w:lang w:val="en-US" w:eastAsia="zh-CN"/>
          </w:rPr>
          <w:t>芯片</w:t>
        </w:r>
        <w:commentRangeEnd w:id="4"/>
      </w:ins>
      <w:r>
        <w:commentReference w:id="4"/>
      </w:r>
    </w:p>
    <w:p>
      <w:pPr>
        <w:rPr>
          <w:ins w:id="54" w:author="๑Crystal*๑" w:date="2025-07-08T15:48:38Z"/>
          <w:rFonts w:hint="default"/>
          <w:lang w:val="en-US" w:eastAsia="zh-CN"/>
        </w:rPr>
      </w:pPr>
      <w:ins w:id="55" w:author="๑Crystal*๑" w:date="2025-07-08T20:21:42Z">
        <w:commentRangeStart w:id="5"/>
        <w:r>
          <w:rPr>
            <w:rFonts w:hint="eastAsia"/>
            <w:lang w:val="en-US" w:eastAsia="zh-CN"/>
          </w:rPr>
          <w:t>120</w:t>
        </w:r>
      </w:ins>
      <w:ins w:id="56" w:author="๑Crystal*๑" w:date="2025-07-08T20:21:44Z">
        <w:r>
          <w:rPr>
            <w:rFonts w:hint="eastAsia"/>
            <w:lang w:val="en-US" w:eastAsia="zh-CN"/>
          </w:rPr>
          <w:t>帧</w:t>
        </w:r>
      </w:ins>
      <w:ins w:id="57" w:author="๑Crystal*๑" w:date="2025-07-08T20:21:50Z">
        <w:r>
          <w:rPr>
            <w:rFonts w:hint="eastAsia"/>
            <w:lang w:val="en-US" w:eastAsia="zh-CN"/>
          </w:rPr>
          <w:t>玩</w:t>
        </w:r>
      </w:ins>
      <w:ins w:id="58" w:author="๑Crystal*๑" w:date="2025-07-08T20:21:51Z">
        <w:r>
          <w:rPr>
            <w:rFonts w:hint="eastAsia"/>
            <w:lang w:val="en-US" w:eastAsia="zh-CN"/>
          </w:rPr>
          <w:t>原</w:t>
        </w:r>
      </w:ins>
      <w:ins w:id="59" w:author="๑Crystal*๑" w:date="2025-07-08T20:22:14Z">
        <w:r>
          <w:rPr>
            <w:rFonts w:hint="eastAsia"/>
            <w:lang w:val="en-US" w:eastAsia="zh-CN"/>
          </w:rPr>
          <w:t>神</w:t>
        </w:r>
      </w:ins>
      <w:ins w:id="60" w:author="๑Crystal*๑" w:date="2025-07-08T20:21:52Z">
        <w:r>
          <w:rPr>
            <w:rFonts w:hint="eastAsia"/>
            <w:lang w:val="en-US" w:eastAsia="zh-CN"/>
          </w:rPr>
          <w:t>，</w:t>
        </w:r>
      </w:ins>
      <w:ins w:id="61" w:author="๑Crystal*๑" w:date="2025-07-08T20:21:57Z">
        <w:r>
          <w:rPr>
            <w:rFonts w:hint="eastAsia"/>
            <w:lang w:val="en-US" w:eastAsia="zh-CN"/>
          </w:rPr>
          <w:t>这在</w:t>
        </w:r>
      </w:ins>
      <w:ins w:id="62" w:author="๑Crystal*๑" w:date="2025-07-08T20:21:58Z">
        <w:r>
          <w:rPr>
            <w:rFonts w:hint="eastAsia"/>
            <w:lang w:val="en-US" w:eastAsia="zh-CN"/>
          </w:rPr>
          <w:t>安卓</w:t>
        </w:r>
      </w:ins>
      <w:ins w:id="63" w:author="๑Crystal*๑" w:date="2025-07-08T20:22:02Z">
        <w:r>
          <w:rPr>
            <w:rFonts w:hint="eastAsia"/>
            <w:lang w:val="en-US" w:eastAsia="zh-CN"/>
          </w:rPr>
          <w:t>阵营</w:t>
        </w:r>
      </w:ins>
      <w:ins w:id="64" w:author="๑Crystal*๑" w:date="2025-07-08T20:22:03Z">
        <w:r>
          <w:rPr>
            <w:rFonts w:hint="eastAsia"/>
            <w:lang w:val="en-US" w:eastAsia="zh-CN"/>
          </w:rPr>
          <w:t>中</w:t>
        </w:r>
      </w:ins>
      <w:ins w:id="65" w:author="๑Crystal*๑" w:date="2025-07-08T20:22:04Z">
        <w:r>
          <w:rPr>
            <w:rFonts w:hint="eastAsia"/>
            <w:lang w:val="en-US" w:eastAsia="zh-CN"/>
          </w:rPr>
          <w:t>也是首次</w:t>
        </w:r>
      </w:ins>
      <w:ins w:id="66" w:author="๑Crystal*๑" w:date="2025-07-08T20:22:08Z">
        <w:r>
          <w:rPr>
            <w:rFonts w:hint="eastAsia"/>
            <w:lang w:val="en-US" w:eastAsia="zh-CN"/>
          </w:rPr>
          <w:t>实现</w:t>
        </w:r>
        <w:commentRangeEnd w:id="5"/>
      </w:ins>
      <w:r>
        <w:commentReference w:id="5"/>
      </w:r>
    </w:p>
    <w:p>
      <w:pPr>
        <w:rPr>
          <w:ins w:id="67" w:author="๑Crystal*๑" w:date="2025-07-08T15:49:11Z"/>
          <w:rFonts w:hint="eastAsia"/>
          <w:lang w:val="en-US" w:eastAsia="zh-CN"/>
        </w:rPr>
      </w:pPr>
      <w:ins w:id="68" w:author="๑Crystal*๑" w:date="2025-07-08T15:48:44Z">
        <w:r>
          <w:rPr>
            <w:rFonts w:hint="eastAsia"/>
            <w:lang w:val="en-US" w:eastAsia="zh-CN"/>
          </w:rPr>
          <w:t>仿生</w:t>
        </w:r>
      </w:ins>
      <w:ins w:id="69" w:author="๑Crystal*๑" w:date="2025-07-08T15:48:50Z">
        <w:r>
          <w:rPr>
            <w:rFonts w:hint="eastAsia"/>
            <w:lang w:val="en-US" w:eastAsia="zh-CN"/>
          </w:rPr>
          <w:t>振</w:t>
        </w:r>
      </w:ins>
      <w:ins w:id="70" w:author="๑Crystal*๑" w:date="2025-07-08T15:48:51Z">
        <w:r>
          <w:rPr>
            <w:rFonts w:hint="eastAsia"/>
            <w:lang w:val="en-US" w:eastAsia="zh-CN"/>
          </w:rPr>
          <w:t>感</w:t>
        </w:r>
      </w:ins>
      <w:ins w:id="71" w:author="๑Crystal*๑" w:date="2025-07-08T15:48:53Z">
        <w:r>
          <w:rPr>
            <w:rFonts w:hint="eastAsia"/>
            <w:lang w:val="en-US" w:eastAsia="zh-CN"/>
          </w:rPr>
          <w:t>马达</w:t>
        </w:r>
      </w:ins>
      <w:ins w:id="72" w:author="๑Crystal*๑" w:date="2025-07-08T15:48:57Z">
        <w:r>
          <w:rPr>
            <w:rFonts w:hint="eastAsia"/>
            <w:lang w:val="en-US" w:eastAsia="zh-CN"/>
          </w:rPr>
          <w:t>T</w:t>
        </w:r>
      </w:ins>
      <w:ins w:id="73" w:author="๑Crystal*๑" w:date="2025-07-08T15:48:59Z">
        <w:r>
          <w:rPr>
            <w:rFonts w:hint="eastAsia"/>
            <w:lang w:val="en-US" w:eastAsia="zh-CN"/>
          </w:rPr>
          <w:t>urbo</w:t>
        </w:r>
      </w:ins>
      <w:ins w:id="74" w:author="๑Crystal*๑" w:date="2025-07-08T15:49:08Z">
        <w:r>
          <w:rPr>
            <w:rFonts w:hint="eastAsia"/>
            <w:lang w:val="en-US" w:eastAsia="zh-CN"/>
          </w:rPr>
          <w:t>的</w:t>
        </w:r>
      </w:ins>
      <w:ins w:id="75" w:author="๑Crystal*๑" w:date="2025-07-08T15:49:10Z">
        <w:r>
          <w:rPr>
            <w:rFonts w:hint="eastAsia"/>
            <w:lang w:val="en-US" w:eastAsia="zh-CN"/>
          </w:rPr>
          <w:t>震撼体验</w:t>
        </w:r>
      </w:ins>
    </w:p>
    <w:p>
      <w:pPr>
        <w:rPr>
          <w:ins w:id="76" w:author="๑Crystal*๑" w:date="2025-07-08T15:50:00Z"/>
          <w:rFonts w:hint="eastAsia"/>
          <w:lang w:val="en-US" w:eastAsia="zh-CN"/>
        </w:rPr>
      </w:pPr>
      <w:ins w:id="77" w:author="๑Crystal*๑" w:date="2025-07-08T15:49:12Z">
        <w:commentRangeStart w:id="6"/>
        <w:r>
          <w:rPr>
            <w:rFonts w:hint="eastAsia"/>
            <w:lang w:val="en-US" w:eastAsia="zh-CN"/>
          </w:rPr>
          <w:t>也比</w:t>
        </w:r>
      </w:ins>
      <w:ins w:id="78" w:author="๑Crystal*๑" w:date="2025-07-08T15:49:14Z">
        <w:r>
          <w:rPr>
            <w:rFonts w:hint="eastAsia"/>
            <w:lang w:val="en-US" w:eastAsia="zh-CN"/>
          </w:rPr>
          <w:t>同品牌</w:t>
        </w:r>
      </w:ins>
      <w:ins w:id="79" w:author="๑Crystal*๑" w:date="2025-07-08T15:49:15Z">
        <w:r>
          <w:rPr>
            <w:rFonts w:hint="eastAsia"/>
            <w:lang w:val="en-US" w:eastAsia="zh-CN"/>
          </w:rPr>
          <w:t>中</w:t>
        </w:r>
      </w:ins>
      <w:ins w:id="80" w:author="๑Crystal*๑" w:date="2025-07-08T15:49:16Z">
        <w:r>
          <w:rPr>
            <w:rFonts w:hint="eastAsia"/>
            <w:lang w:val="en-US" w:eastAsia="zh-CN"/>
          </w:rPr>
          <w:t>部分</w:t>
        </w:r>
      </w:ins>
      <w:ins w:id="81" w:author="๑Crystal*๑" w:date="2025-07-08T15:49:18Z">
        <w:r>
          <w:rPr>
            <w:rFonts w:hint="eastAsia"/>
            <w:lang w:val="en-US" w:eastAsia="zh-CN"/>
          </w:rPr>
          <w:t>中</w:t>
        </w:r>
      </w:ins>
      <w:ins w:id="82" w:author="๑Crystal*๑" w:date="2025-07-08T15:49:19Z">
        <w:r>
          <w:rPr>
            <w:rFonts w:hint="eastAsia"/>
            <w:lang w:val="en-US" w:eastAsia="zh-CN"/>
          </w:rPr>
          <w:t>端</w:t>
        </w:r>
      </w:ins>
      <w:ins w:id="83" w:author="๑Crystal*๑" w:date="2025-07-08T15:49:20Z">
        <w:r>
          <w:rPr>
            <w:rFonts w:hint="eastAsia"/>
            <w:lang w:val="en-US" w:eastAsia="zh-CN"/>
          </w:rPr>
          <w:t>机</w:t>
        </w:r>
      </w:ins>
      <w:ins w:id="84" w:author="๑Crystal*๑" w:date="2025-07-08T15:49:23Z">
        <w:r>
          <w:rPr>
            <w:rFonts w:hint="eastAsia"/>
            <w:lang w:val="en-US" w:eastAsia="zh-CN"/>
          </w:rPr>
          <w:t>出色</w:t>
        </w:r>
        <w:commentRangeEnd w:id="6"/>
      </w:ins>
      <w:r>
        <w:commentReference w:id="6"/>
      </w:r>
    </w:p>
    <w:p>
      <w:pPr>
        <w:rPr>
          <w:ins w:id="85" w:author="๑Crystal*๑" w:date="2025-07-08T15:47:04Z"/>
          <w:rFonts w:hint="default"/>
          <w:lang w:val="en-US" w:eastAsia="zh-CN"/>
        </w:rPr>
      </w:pPr>
      <w:ins w:id="86" w:author="๑Crystal*๑" w:date="2025-07-08T15:50:01Z">
        <w:commentRangeStart w:id="7"/>
        <w:r>
          <w:rPr>
            <w:rFonts w:hint="eastAsia"/>
            <w:lang w:val="en-US" w:eastAsia="zh-CN"/>
          </w:rPr>
          <w:t>能</w:t>
        </w:r>
      </w:ins>
      <w:ins w:id="87" w:author="๑Crystal*๑" w:date="2025-07-08T15:50:08Z">
        <w:r>
          <w:rPr>
            <w:rFonts w:hint="eastAsia"/>
            <w:lang w:val="en-US" w:eastAsia="zh-CN"/>
          </w:rPr>
          <w:t>为</w:t>
        </w:r>
      </w:ins>
      <w:ins w:id="88" w:author="๑Crystal*๑" w:date="2025-07-08T15:50:09Z">
        <w:r>
          <w:rPr>
            <w:rFonts w:hint="eastAsia"/>
            <w:lang w:val="en-US" w:eastAsia="zh-CN"/>
          </w:rPr>
          <w:t>玩家</w:t>
        </w:r>
      </w:ins>
      <w:ins w:id="89" w:author="๑Crystal*๑" w:date="2025-07-08T15:50:10Z">
        <w:r>
          <w:rPr>
            <w:rFonts w:hint="eastAsia"/>
            <w:lang w:val="en-US" w:eastAsia="zh-CN"/>
          </w:rPr>
          <w:t>带来</w:t>
        </w:r>
      </w:ins>
      <w:ins w:id="90" w:author="๑Crystal*๑" w:date="2025-07-08T15:50:12Z">
        <w:r>
          <w:rPr>
            <w:rFonts w:hint="eastAsia"/>
            <w:lang w:val="en-US" w:eastAsia="zh-CN"/>
          </w:rPr>
          <w:t>更</w:t>
        </w:r>
      </w:ins>
      <w:ins w:id="91" w:author="๑Crystal*๑" w:date="2025-07-08T15:50:13Z">
        <w:r>
          <w:rPr>
            <w:rFonts w:hint="eastAsia"/>
            <w:lang w:val="en-US" w:eastAsia="zh-CN"/>
          </w:rPr>
          <w:t>沉浸式</w:t>
        </w:r>
      </w:ins>
      <w:ins w:id="92" w:author="๑Crystal*๑" w:date="2025-07-08T15:50:14Z">
        <w:r>
          <w:rPr>
            <w:rFonts w:hint="eastAsia"/>
            <w:lang w:val="en-US" w:eastAsia="zh-CN"/>
          </w:rPr>
          <w:t>的</w:t>
        </w:r>
      </w:ins>
      <w:ins w:id="93" w:author="๑Crystal*๑" w:date="2025-07-08T15:50:15Z">
        <w:r>
          <w:rPr>
            <w:rFonts w:hint="eastAsia"/>
            <w:lang w:val="en-US" w:eastAsia="zh-CN"/>
          </w:rPr>
          <w:t>游戏</w:t>
        </w:r>
      </w:ins>
      <w:ins w:id="94" w:author="๑Crystal*๑" w:date="2025-07-08T15:50:19Z">
        <w:r>
          <w:rPr>
            <w:rFonts w:hint="eastAsia"/>
            <w:lang w:val="en-US" w:eastAsia="zh-CN"/>
          </w:rPr>
          <w:t>感受</w:t>
        </w:r>
        <w:commentRangeEnd w:id="7"/>
      </w:ins>
      <w:r>
        <w:commentReference w:id="7"/>
      </w:r>
    </w:p>
    <w:p>
      <w:pPr>
        <w:rPr>
          <w:rFonts w:hint="eastAsia"/>
          <w:lang w:val="en-US" w:eastAsia="zh-CN"/>
        </w:rPr>
      </w:pPr>
      <w:ins w:id="95" w:author="๑Crystal*๑" w:date="2025-07-08T14:36:20Z">
        <w:commentRangeStart w:id="8"/>
        <w:r>
          <w:rPr>
            <w:rFonts w:hint="eastAsia"/>
            <w:lang w:val="en-US" w:eastAsia="zh-CN"/>
          </w:rPr>
          <w:t>性</w:t>
        </w:r>
      </w:ins>
      <w:r>
        <w:rPr>
          <w:rFonts w:hint="eastAsia"/>
          <w:lang w:val="en-US" w:eastAsia="zh-CN"/>
        </w:rPr>
        <w:t>高级感满满的双曲屏</w:t>
      </w:r>
      <w:commentRangeEnd w:id="8"/>
      <w:r>
        <w:commentReference w:id="8"/>
      </w:r>
    </w:p>
    <w:p>
      <w:pPr>
        <w:rPr>
          <w:ins w:id="96" w:author="๑Crystal*๑" w:date="2025-07-08T14:33:52Z"/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什么金属中框、陶瓷后盖、同级少见的大马达都是应有尽有</w:t>
      </w:r>
      <w:commentRangeEnd w:id="9"/>
      <w:r>
        <w:commentReference w:id="9"/>
      </w:r>
    </w:p>
    <w:p>
      <w:pPr>
        <w:rPr>
          <w:ins w:id="97" w:author="๑Crystal*๑" w:date="2025-07-08T20:19:12Z"/>
          <w:rFonts w:hint="eastAsia"/>
          <w:lang w:val="en-US" w:eastAsia="zh-CN"/>
        </w:rPr>
      </w:pPr>
      <w:ins w:id="98" w:author="๑Crystal*๑" w:date="2025-07-08T20:18:54Z">
        <w:commentRangeStart w:id="10"/>
        <w:r>
          <w:rPr>
            <w:rFonts w:hint="eastAsia"/>
            <w:lang w:val="en-US" w:eastAsia="zh-CN"/>
          </w:rPr>
          <w:t>全球</w:t>
        </w:r>
      </w:ins>
      <w:ins w:id="99" w:author="๑Crystal*๑" w:date="2025-07-08T20:18:56Z">
        <w:r>
          <w:rPr>
            <w:rFonts w:hint="eastAsia"/>
            <w:lang w:val="en-US" w:eastAsia="zh-CN"/>
          </w:rPr>
          <w:t>首发</w:t>
        </w:r>
      </w:ins>
      <w:ins w:id="100" w:author="๑Crystal*๑" w:date="2025-07-08T14:33:56Z">
        <w:r>
          <w:rPr>
            <w:rFonts w:hint="eastAsia"/>
            <w:lang w:val="en-US" w:eastAsia="zh-CN"/>
          </w:rPr>
          <w:t>61</w:t>
        </w:r>
      </w:ins>
      <w:ins w:id="101" w:author="๑Crystal*๑" w:date="2025-07-08T14:33:57Z">
        <w:r>
          <w:rPr>
            <w:rFonts w:hint="eastAsia"/>
            <w:lang w:val="en-US" w:eastAsia="zh-CN"/>
          </w:rPr>
          <w:t>00</w:t>
        </w:r>
      </w:ins>
      <w:ins w:id="102" w:author="๑Crystal*๑" w:date="2025-07-08T14:34:07Z">
        <w:r>
          <w:rPr>
            <w:rFonts w:hint="eastAsia"/>
            <w:lang w:val="en-US" w:eastAsia="zh-CN"/>
          </w:rPr>
          <w:t>A</w:t>
        </w:r>
      </w:ins>
      <w:ins w:id="103" w:author="๑Crystal*๑" w:date="2025-07-08T14:34:09Z">
        <w:r>
          <w:rPr>
            <w:rFonts w:hint="eastAsia"/>
            <w:lang w:val="en-US" w:eastAsia="zh-CN"/>
          </w:rPr>
          <w:t>h</w:t>
        </w:r>
      </w:ins>
      <w:ins w:id="104" w:author="๑Crystal*๑" w:date="2025-07-08T20:18:43Z">
        <w:r>
          <w:rPr>
            <w:rFonts w:hint="eastAsia"/>
            <w:lang w:val="en-US" w:eastAsia="zh-CN"/>
          </w:rPr>
          <w:t>冰川</w:t>
        </w:r>
      </w:ins>
      <w:ins w:id="105" w:author="๑Crystal*๑" w:date="2025-07-08T14:34:12Z">
        <w:r>
          <w:rPr>
            <w:rFonts w:hint="eastAsia"/>
            <w:lang w:val="en-US" w:eastAsia="zh-CN"/>
          </w:rPr>
          <w:t>电池</w:t>
        </w:r>
      </w:ins>
      <w:ins w:id="106" w:author="๑Crystal*๑" w:date="2025-07-08T14:34:20Z">
        <w:r>
          <w:rPr>
            <w:rFonts w:hint="eastAsia"/>
            <w:lang w:val="en-US" w:eastAsia="zh-CN"/>
          </w:rPr>
          <w:t xml:space="preserve"> </w:t>
        </w:r>
        <w:commentRangeEnd w:id="10"/>
      </w:ins>
      <w:r>
        <w:commentReference w:id="10"/>
      </w:r>
    </w:p>
    <w:p>
      <w:pPr>
        <w:rPr>
          <w:ins w:id="107" w:author="๑Crystal*๑" w:date="2025-07-08T14:35:23Z"/>
          <w:rFonts w:hint="default"/>
          <w:lang w:val="en-US" w:eastAsia="zh-CN"/>
        </w:rPr>
      </w:pPr>
      <w:ins w:id="108" w:author="๑Crystal*๑" w:date="2025-07-08T20:19:14Z">
        <w:commentRangeStart w:id="11"/>
        <w:r>
          <w:rPr>
            <w:rFonts w:hint="eastAsia"/>
            <w:lang w:val="en-US" w:eastAsia="zh-CN"/>
          </w:rPr>
          <w:t>体积小</w:t>
        </w:r>
      </w:ins>
      <w:ins w:id="109" w:author="๑Crystal*๑" w:date="2025-07-08T20:19:15Z">
        <w:r>
          <w:rPr>
            <w:rFonts w:hint="eastAsia"/>
            <w:lang w:val="en-US" w:eastAsia="zh-CN"/>
          </w:rPr>
          <w:t>、</w:t>
        </w:r>
      </w:ins>
      <w:ins w:id="110" w:author="๑Crystal*๑" w:date="2025-07-08T20:19:17Z">
        <w:r>
          <w:rPr>
            <w:rFonts w:hint="eastAsia"/>
            <w:lang w:val="en-US" w:eastAsia="zh-CN"/>
          </w:rPr>
          <w:t>寿命</w:t>
        </w:r>
      </w:ins>
      <w:ins w:id="111" w:author="๑Crystal*๑" w:date="2025-07-08T20:19:18Z">
        <w:r>
          <w:rPr>
            <w:rFonts w:hint="eastAsia"/>
            <w:lang w:val="en-US" w:eastAsia="zh-CN"/>
          </w:rPr>
          <w:t>长，</w:t>
        </w:r>
      </w:ins>
      <w:ins w:id="112" w:author="๑Crystal*๑" w:date="2025-07-08T20:20:03Z">
        <w:r>
          <w:rPr>
            <w:rFonts w:hint="eastAsia"/>
            <w:lang w:val="en-US" w:eastAsia="zh-CN"/>
          </w:rPr>
          <w:t>领先</w:t>
        </w:r>
      </w:ins>
      <w:ins w:id="113" w:author="๑Crystal*๑" w:date="2025-07-08T20:20:04Z">
        <w:r>
          <w:rPr>
            <w:rFonts w:hint="eastAsia"/>
            <w:lang w:val="en-US" w:eastAsia="zh-CN"/>
          </w:rPr>
          <w:t>行业</w:t>
        </w:r>
        <w:commentRangeEnd w:id="11"/>
      </w:ins>
      <w:r>
        <w:commentReference w:id="11"/>
      </w:r>
    </w:p>
    <w:p>
      <w:pPr>
        <w:rPr>
          <w:ins w:id="114" w:author="小王业务繁忙" w:date="2025-07-10T19:00:00Z"/>
        </w:rPr>
      </w:pPr>
      <w:commentRangeStart w:id="12"/>
      <w:r>
        <w:rPr>
          <w:rFonts w:hint="eastAsia"/>
          <w:lang w:val="en-US" w:eastAsia="zh-CN"/>
        </w:rPr>
        <w:t>如今高配版，转转二手价也就1700，</w:t>
      </w:r>
      <w:commentRangeEnd w:id="12"/>
      <w:r>
        <w:commentReference w:id="12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对游戏性能有要求</w:t>
      </w:r>
      <w:ins w:id="115" w:author="๑Crystal*๑" w:date="2025-07-08T20:22:42Z">
        <w:r>
          <w:rPr>
            <w:rFonts w:hint="eastAsia"/>
            <w:lang w:val="en-US" w:eastAsia="zh-CN"/>
          </w:rPr>
          <w:t>且</w:t>
        </w:r>
      </w:ins>
      <w:ins w:id="116" w:author="๑Crystal*๑" w:date="2025-07-08T20:23:06Z">
        <w:r>
          <w:rPr>
            <w:rFonts w:hint="eastAsia"/>
            <w:lang w:val="en-US" w:eastAsia="zh-CN"/>
          </w:rPr>
          <w:t>出门</w:t>
        </w:r>
      </w:ins>
      <w:ins w:id="117" w:author="๑Crystal*๑" w:date="2025-07-08T20:23:08Z">
        <w:r>
          <w:rPr>
            <w:rFonts w:hint="eastAsia"/>
            <w:lang w:val="en-US" w:eastAsia="zh-CN"/>
          </w:rPr>
          <w:t>不爱带</w:t>
        </w:r>
      </w:ins>
      <w:ins w:id="118" w:author="๑Crystal*๑" w:date="2025-07-08T20:23:10Z">
        <w:r>
          <w:rPr>
            <w:rFonts w:hint="eastAsia"/>
            <w:lang w:val="en-US" w:eastAsia="zh-CN"/>
          </w:rPr>
          <w:t>充电宝</w:t>
        </w:r>
      </w:ins>
      <w:r>
        <w:rPr>
          <w:rFonts w:hint="eastAsia"/>
          <w:lang w:val="en-US" w:eastAsia="zh-CN"/>
        </w:rPr>
        <w:t>的，选它!</w:t>
      </w:r>
    </w:p>
    <w:p>
      <w:pPr>
        <w:rPr>
          <w:ins w:id="119" w:author="๑Crystal*๑" w:date="2025-07-08T14:28:38Z"/>
          <w:rFonts w:hint="eastAsia"/>
          <w:lang w:val="en-US" w:eastAsia="zh-CN"/>
        </w:rPr>
      </w:pPr>
    </w:p>
    <w:p>
      <w:pPr>
        <w:rPr>
          <w:ins w:id="120" w:author="小王业务繁忙" w:date="2025-07-11T09:41:11Z"/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第二款，就是曾经的影像旗舰，</w:t>
      </w:r>
    </w:p>
    <w:p>
      <w:pPr>
        <w:rPr>
          <w:ins w:id="121" w:author="๑Crystal*๑" w:date="2025-07-08T20:24:51Z"/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vivo x100（256g版本）</w:t>
      </w:r>
      <w:commentRangeEnd w:id="13"/>
      <w:r>
        <w:commentReference w:id="13"/>
      </w:r>
    </w:p>
    <w:p>
      <w:pPr>
        <w:rPr>
          <w:ins w:id="122" w:author="๑Crystal*๑" w:date="2025-07-08T20:27:15Z"/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跟上面的一加不同，它更多强势的地方，在于拍照</w:t>
      </w:r>
      <w:commentRangeEnd w:id="14"/>
      <w:r>
        <w:commentReference w:id="14"/>
      </w:r>
    </w:p>
    <w:p>
      <w:pPr>
        <w:rPr>
          <w:ins w:id="123" w:author="๑Crystal*๑" w:date="2025-07-08T20:27:16Z"/>
          <w:rFonts w:hint="eastAsia"/>
          <w:lang w:val="en-US" w:eastAsia="zh-CN"/>
        </w:rPr>
      </w:pPr>
      <w:ins w:id="124" w:author="๑Crystal*๑" w:date="2025-07-08T20:27:16Z">
        <w:commentRangeStart w:id="15"/>
        <w:r>
          <w:rPr>
            <w:rFonts w:hint="eastAsia"/>
            <w:lang w:val="en-US" w:eastAsia="zh-CN"/>
          </w:rPr>
          <w:t>当年开售5分钟销量就超过了上一代X90系列全天销量</w:t>
        </w:r>
        <w:commentRangeEnd w:id="15"/>
      </w:ins>
      <w:r>
        <w:commentReference w:id="15"/>
      </w:r>
    </w:p>
    <w:p>
      <w:pPr>
        <w:rPr>
          <w:rFonts w:hint="default"/>
          <w:lang w:val="en-US" w:eastAsia="zh-CN"/>
        </w:rPr>
      </w:pPr>
      <w:ins w:id="125" w:author="๑Crystal*๑" w:date="2025-07-08T20:27:16Z">
        <w:commentRangeStart w:id="16"/>
        <w:r>
          <w:rPr>
            <w:rFonts w:hint="eastAsia"/>
            <w:lang w:val="en-US" w:eastAsia="zh-CN"/>
          </w:rPr>
          <w:t>打破了VIVO历史上所有的新机首销记录</w:t>
        </w:r>
        <w:commentRangeEnd w:id="16"/>
      </w:ins>
      <w:r>
        <w:commentReference w:id="16"/>
      </w:r>
    </w:p>
    <w:p>
      <w:pPr>
        <w:rPr>
          <w:ins w:id="126" w:author="๑Crystal*๑" w:date="2025-07-08T20:30:33Z"/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搭载了vivo自研影像芯片v2，</w:t>
      </w:r>
      <w:commentRangeEnd w:id="17"/>
      <w:r>
        <w:commentReference w:id="17"/>
      </w:r>
    </w:p>
    <w:p>
      <w:pPr>
        <w:rPr>
          <w:ins w:id="127" w:author="๑Crystal*๑" w:date="2025-07-08T20:31:30Z"/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摄像模组更是给到了5000万主摄、5000万超广角以及6400万的蔡司长焦</w:t>
      </w:r>
      <w:commentRangeEnd w:id="18"/>
      <w:r>
        <w:commentReference w:id="18"/>
      </w:r>
    </w:p>
    <w:p>
      <w:pPr>
        <w:rPr>
          <w:ins w:id="128" w:author="๑Crystal*๑" w:date="2025-07-08T20:31:30Z"/>
          <w:rFonts w:hint="eastAsia"/>
          <w:lang w:val="en-US" w:eastAsia="zh-CN"/>
        </w:rPr>
      </w:pPr>
      <w:ins w:id="129" w:author="๑Crystal*๑" w:date="2025-07-08T20:31:30Z">
        <w:commentRangeStart w:id="19"/>
        <w:r>
          <w:rPr>
            <w:rFonts w:hint="eastAsia"/>
            <w:lang w:val="en-US" w:eastAsia="zh-CN"/>
          </w:rPr>
          <w:t>相比之下，虽然中端机代表vivoS30系列也配了潜望长焦镜头</w:t>
        </w:r>
        <w:commentRangeEnd w:id="19"/>
      </w:ins>
      <w:r>
        <w:commentReference w:id="19"/>
      </w:r>
    </w:p>
    <w:p>
      <w:pPr>
        <w:rPr>
          <w:rFonts w:hint="default"/>
          <w:lang w:val="en-US" w:eastAsia="zh-CN"/>
        </w:rPr>
      </w:pPr>
      <w:ins w:id="130" w:author="๑Crystal*๑" w:date="2025-07-08T20:31:30Z">
        <w:commentRangeStart w:id="20"/>
        <w:r>
          <w:rPr>
            <w:rFonts w:hint="eastAsia"/>
            <w:lang w:val="en-US" w:eastAsia="zh-CN"/>
          </w:rPr>
          <w:t>但在传感器规格、影像芯片等方面跟前旗舰x100还是存在一定差距</w:t>
        </w:r>
        <w:commentRangeEnd w:id="20"/>
      </w:ins>
      <w:r>
        <w:commentReference w:id="20"/>
      </w:r>
    </w:p>
    <w:p>
      <w:pPr>
        <w:rPr>
          <w:ins w:id="131" w:author="๑Crystal*๑" w:date="2025-07-08T15:19:54Z"/>
          <w:rFonts w:hint="eastAsia"/>
          <w:lang w:val="en-US" w:eastAsia="zh-CN"/>
        </w:rPr>
      </w:pPr>
      <w:ins w:id="132" w:author="๑Crystal*๑" w:date="2025-07-08T20:31:55Z">
        <w:commentRangeStart w:id="21"/>
        <w:r>
          <w:rPr>
            <w:rFonts w:hint="eastAsia"/>
            <w:lang w:val="en-US" w:eastAsia="zh-CN"/>
          </w:rPr>
          <w:t>X100</w:t>
        </w:r>
      </w:ins>
      <w:r>
        <w:rPr>
          <w:rFonts w:hint="eastAsia"/>
          <w:lang w:val="en-US" w:eastAsia="zh-CN"/>
        </w:rPr>
        <w:t>不管白天还是夜晚，成像素质都相当不错</w:t>
      </w:r>
      <w:commentRangeEnd w:id="21"/>
      <w:r>
        <w:commentReference w:id="21"/>
      </w:r>
    </w:p>
    <w:p>
      <w:pPr>
        <w:rPr>
          <w:ins w:id="133" w:author="๑Crystal*๑" w:date="2025-07-08T15:22:54Z"/>
          <w:rFonts w:hint="eastAsia"/>
          <w:lang w:val="en-US" w:eastAsia="zh-CN"/>
        </w:rPr>
      </w:pPr>
      <w:commentRangeStart w:id="22"/>
      <w:r>
        <w:rPr>
          <w:rFonts w:hint="eastAsia"/>
          <w:lang w:val="en-US" w:eastAsia="zh-CN"/>
        </w:rPr>
        <w:t>天玑9300的处理器，放到现在</w:t>
      </w:r>
      <w:ins w:id="134" w:author="๑Crystal*๑" w:date="2025-07-08T15:20:04Z">
        <w:r>
          <w:rPr>
            <w:rFonts w:hint="eastAsia"/>
            <w:lang w:val="en-US" w:eastAsia="zh-CN"/>
          </w:rPr>
          <w:t>依旧</w:t>
        </w:r>
      </w:ins>
      <w:r>
        <w:rPr>
          <w:rFonts w:hint="eastAsia"/>
          <w:lang w:val="en-US" w:eastAsia="zh-CN"/>
        </w:rPr>
        <w:t>够用不落伍</w:t>
      </w:r>
      <w:commentRangeEnd w:id="22"/>
      <w:r>
        <w:commentReference w:id="2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如今转转二手价1800，对拍摄有需求的兄弟选它！</w:t>
      </w:r>
    </w:p>
    <w:p>
      <w:pPr>
        <w:rPr>
          <w:ins w:id="135" w:author="๑Crystal*๑" w:date="2025-07-08T14:28:41Z"/>
          <w:rFonts w:hint="eastAsia"/>
          <w:lang w:val="en-US" w:eastAsia="zh-CN"/>
        </w:rPr>
      </w:pPr>
    </w:p>
    <w:p>
      <w:pPr>
        <w:rPr>
          <w:ins w:id="136" w:author="小王业务繁忙" w:date="2025-07-10T19:00:32Z"/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第三款则是里面性价比最高的一个，</w:t>
      </w:r>
    </w:p>
    <w:p>
      <w:pPr>
        <w:rPr>
          <w:ins w:id="137" w:author="๑Crystal*๑" w:date="2025-07-08T20:35:40Z"/>
          <w:rFonts w:hint="eastAsia"/>
          <w:lang w:val="en-US" w:eastAsia="zh-CN"/>
        </w:rPr>
      </w:pPr>
      <w:commentRangeStart w:id="23"/>
      <w:r>
        <w:rPr>
          <w:rFonts w:hint="eastAsia"/>
          <w:lang w:val="en-US" w:eastAsia="zh-CN"/>
        </w:rPr>
        <w:t>那就是小米的13pro（12+256版本）</w:t>
      </w:r>
      <w:commentRangeEnd w:id="23"/>
      <w:r>
        <w:commentReference w:id="23"/>
      </w:r>
    </w:p>
    <w:p>
      <w:pPr>
        <w:rPr>
          <w:rFonts w:hint="default"/>
          <w:lang w:val="en-US" w:eastAsia="zh-CN"/>
        </w:rPr>
      </w:pPr>
      <w:ins w:id="138" w:author="๑Crystal*๑" w:date="2025-07-08T20:36:01Z">
        <w:commentRangeStart w:id="24"/>
        <w:r>
          <w:rPr>
            <w:rFonts w:hint="eastAsia"/>
            <w:lang w:val="en-US" w:eastAsia="zh-CN"/>
          </w:rPr>
          <w:t>新一代</w:t>
        </w:r>
      </w:ins>
      <w:ins w:id="139" w:author="๑Crystal*๑" w:date="2025-07-08T20:36:02Z">
        <w:r>
          <w:rPr>
            <w:rFonts w:hint="eastAsia"/>
            <w:lang w:val="en-US" w:eastAsia="zh-CN"/>
          </w:rPr>
          <w:t>的</w:t>
        </w:r>
      </w:ins>
      <w:ins w:id="140" w:author="๑Crystal*๑" w:date="2025-07-08T20:36:04Z">
        <w:r>
          <w:rPr>
            <w:rFonts w:hint="eastAsia"/>
            <w:lang w:val="en-US" w:eastAsia="zh-CN"/>
          </w:rPr>
          <w:t>钉子户</w:t>
        </w:r>
      </w:ins>
      <w:ins w:id="141" w:author="๑Crystal*๑" w:date="2025-07-08T20:36:06Z">
        <w:r>
          <w:rPr>
            <w:rFonts w:hint="eastAsia"/>
            <w:lang w:val="en-US" w:eastAsia="zh-CN"/>
          </w:rPr>
          <w:t>机型</w:t>
        </w:r>
        <w:commentRangeEnd w:id="24"/>
      </w:ins>
      <w:r>
        <w:commentReference w:id="24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前两年发布的时候，高配版甚至卖到了六千+，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但现在95新的，在转转上也就一千四，跳水非常离谱</w:t>
      </w:r>
    </w:p>
    <w:p>
      <w:pPr>
        <w:rPr>
          <w:ins w:id="142" w:author="๑Crystal*๑" w:date="2025-07-08T20:34:58Z"/>
          <w:rFonts w:hint="eastAsia"/>
          <w:lang w:val="en-US" w:eastAsia="zh-CN"/>
        </w:rPr>
      </w:pPr>
      <w:commentRangeStart w:id="25"/>
      <w:r>
        <w:rPr>
          <w:rFonts w:hint="eastAsia"/>
          <w:lang w:val="en-US" w:eastAsia="zh-CN"/>
        </w:rPr>
        <w:t>可它自身的配置，</w:t>
      </w:r>
      <w:ins w:id="143" w:author="๑Crystal*๑" w:date="2025-07-08T20:34:56Z">
        <w:r>
          <w:rPr>
            <w:rFonts w:hint="eastAsia"/>
            <w:lang w:val="en-US" w:eastAsia="zh-CN"/>
          </w:rPr>
          <w:t>几乎没有短板</w:t>
        </w:r>
        <w:commentRangeEnd w:id="25"/>
      </w:ins>
      <w:r>
        <w:commentReference w:id="25"/>
      </w:r>
    </w:p>
    <w:p>
      <w:pPr>
        <w:rPr>
          <w:rFonts w:hint="default"/>
          <w:lang w:val="en-US" w:eastAsia="zh-CN"/>
        </w:rPr>
      </w:pPr>
      <w:commentRangeStart w:id="26"/>
      <w:r>
        <w:rPr>
          <w:rFonts w:hint="eastAsia"/>
          <w:lang w:val="en-US" w:eastAsia="zh-CN"/>
        </w:rPr>
        <w:t>放现在看也依旧是不折不扣的</w:t>
      </w:r>
      <w:ins w:id="144" w:author="๑Crystal*๑" w:date="2025-07-08T20:34:15Z">
        <w:r>
          <w:rPr>
            <w:rFonts w:hint="eastAsia"/>
            <w:lang w:val="en-US" w:eastAsia="zh-CN"/>
          </w:rPr>
          <w:t>全能</w:t>
        </w:r>
      </w:ins>
      <w:r>
        <w:rPr>
          <w:rFonts w:hint="eastAsia"/>
          <w:lang w:val="en-US" w:eastAsia="zh-CN"/>
        </w:rPr>
        <w:t>水桶机型</w:t>
      </w:r>
      <w:commentRangeEnd w:id="26"/>
      <w:r>
        <w:commentReference w:id="26"/>
      </w:r>
    </w:p>
    <w:p>
      <w:pPr>
        <w:rPr>
          <w:rFonts w:hint="eastAsia"/>
          <w:lang w:val="en-US" w:eastAsia="zh-CN"/>
        </w:rPr>
      </w:pPr>
      <w:commentRangeStart w:id="27"/>
      <w:r>
        <w:rPr>
          <w:rFonts w:hint="eastAsia"/>
          <w:lang w:val="en-US" w:eastAsia="zh-CN"/>
        </w:rPr>
        <w:t>8gen2处理器，</w:t>
      </w:r>
      <w:commentRangeEnd w:id="27"/>
      <w:r>
        <w:commentReference w:id="27"/>
      </w:r>
      <w:commentRangeStart w:id="28"/>
      <w:r>
        <w:rPr>
          <w:rFonts w:hint="eastAsia"/>
          <w:lang w:val="en-US" w:eastAsia="zh-CN"/>
        </w:rPr>
        <w:t>三星2k e6的屏幕</w:t>
      </w:r>
      <w:commentRangeEnd w:id="28"/>
      <w:r>
        <w:commentReference w:id="28"/>
      </w:r>
    </w:p>
    <w:p>
      <w:pPr>
        <w:rPr>
          <w:ins w:id="145" w:author="๑Crystal*๑" w:date="2025-07-08T20:39:19Z"/>
          <w:rFonts w:hint="eastAsia"/>
          <w:lang w:val="en-US" w:eastAsia="zh-CN"/>
        </w:rPr>
      </w:pPr>
      <w:ins w:id="146" w:author="๑Crystal*๑" w:date="2025-07-08T20:38:57Z">
        <w:commentRangeStart w:id="29"/>
        <w:r>
          <w:rPr>
            <w:rFonts w:hint="eastAsia"/>
            <w:lang w:val="en-US" w:eastAsia="zh-CN"/>
          </w:rPr>
          <w:t>一英寸</w:t>
        </w:r>
      </w:ins>
      <w:ins w:id="147" w:author="๑Crystal*๑" w:date="2025-07-08T20:38:59Z">
        <w:r>
          <w:rPr>
            <w:rFonts w:hint="eastAsia"/>
            <w:lang w:val="en-US" w:eastAsia="zh-CN"/>
          </w:rPr>
          <w:t>大</w:t>
        </w:r>
      </w:ins>
      <w:ins w:id="148" w:author="๑Crystal*๑" w:date="2025-07-08T20:39:04Z">
        <w:r>
          <w:rPr>
            <w:rFonts w:hint="eastAsia"/>
            <w:lang w:val="en-US" w:eastAsia="zh-CN"/>
          </w:rPr>
          <w:t>底</w:t>
        </w:r>
      </w:ins>
      <w:ins w:id="149" w:author="๑Crystal*๑" w:date="2025-07-08T20:39:05Z">
        <w:r>
          <w:rPr>
            <w:rFonts w:hint="eastAsia"/>
            <w:lang w:val="en-US" w:eastAsia="zh-CN"/>
          </w:rPr>
          <w:t>索尼</w:t>
        </w:r>
      </w:ins>
      <w:ins w:id="150" w:author="๑Crystal*๑" w:date="2025-07-08T20:39:11Z">
        <w:r>
          <w:rPr>
            <w:rFonts w:hint="eastAsia"/>
            <w:lang w:val="en-US" w:eastAsia="zh-CN"/>
          </w:rPr>
          <w:t>+</w:t>
        </w:r>
      </w:ins>
      <w:ins w:id="151" w:author="๑Crystal*๑" w:date="2025-07-08T20:39:13Z">
        <w:r>
          <w:rPr>
            <w:rFonts w:hint="eastAsia"/>
            <w:lang w:val="en-US" w:eastAsia="zh-CN"/>
          </w:rPr>
          <w:t>徕卡</w:t>
        </w:r>
      </w:ins>
      <w:ins w:id="152" w:author="๑Crystal*๑" w:date="2025-07-08T20:39:14Z">
        <w:r>
          <w:rPr>
            <w:rFonts w:hint="eastAsia"/>
            <w:lang w:val="en-US" w:eastAsia="zh-CN"/>
          </w:rPr>
          <w:t>专业</w:t>
        </w:r>
      </w:ins>
      <w:ins w:id="153" w:author="๑Crystal*๑" w:date="2025-07-08T20:39:15Z">
        <w:r>
          <w:rPr>
            <w:rFonts w:hint="eastAsia"/>
            <w:lang w:val="en-US" w:eastAsia="zh-CN"/>
          </w:rPr>
          <w:t>镜头</w:t>
        </w:r>
        <w:commentRangeEnd w:id="29"/>
      </w:ins>
      <w:r>
        <w:commentReference w:id="29"/>
      </w:r>
    </w:p>
    <w:p>
      <w:pPr>
        <w:rPr>
          <w:ins w:id="154" w:author="๑Crystal*๑" w:date="2025-07-08T20:39:17Z"/>
          <w:rFonts w:hint="default"/>
          <w:lang w:val="en-US" w:eastAsia="zh-CN"/>
        </w:rPr>
      </w:pPr>
      <w:ins w:id="155" w:author="๑Crystal*๑" w:date="2025-07-08T20:39:24Z">
        <w:commentRangeStart w:id="30"/>
        <w:r>
          <w:rPr>
            <w:rFonts w:hint="eastAsia"/>
            <w:lang w:val="en-US" w:eastAsia="zh-CN"/>
          </w:rPr>
          <w:t>这是当时</w:t>
        </w:r>
      </w:ins>
      <w:ins w:id="156" w:author="๑Crystal*๑" w:date="2025-07-08T20:39:28Z">
        <w:r>
          <w:rPr>
            <w:rFonts w:hint="eastAsia"/>
            <w:lang w:val="en-US" w:eastAsia="zh-CN"/>
          </w:rPr>
          <w:t>相当</w:t>
        </w:r>
      </w:ins>
      <w:ins w:id="157" w:author="๑Crystal*๑" w:date="2025-07-08T20:39:29Z">
        <w:r>
          <w:rPr>
            <w:rFonts w:hint="eastAsia"/>
            <w:lang w:val="en-US" w:eastAsia="zh-CN"/>
          </w:rPr>
          <w:t>高端的</w:t>
        </w:r>
      </w:ins>
      <w:ins w:id="158" w:author="๑Crystal*๑" w:date="2025-07-08T20:39:31Z">
        <w:r>
          <w:rPr>
            <w:rFonts w:hint="eastAsia"/>
            <w:lang w:val="en-US" w:eastAsia="zh-CN"/>
          </w:rPr>
          <w:t>配置</w:t>
        </w:r>
        <w:commentRangeEnd w:id="30"/>
      </w:ins>
      <w:r>
        <w:commentReference w:id="30"/>
      </w:r>
    </w:p>
    <w:p>
      <w:pPr>
        <w:rPr>
          <w:ins w:id="159" w:author="๑Crystal*๑" w:date="2025-07-08T20:42:32Z"/>
          <w:rFonts w:hint="eastAsia"/>
          <w:lang w:val="en-US" w:eastAsia="zh-CN"/>
        </w:rPr>
      </w:pPr>
      <w:ins w:id="160" w:author="๑Crystal*๑" w:date="2025-07-08T20:37:52Z">
        <w:commentRangeStart w:id="31"/>
        <w:r>
          <w:rPr>
            <w:rFonts w:hint="eastAsia"/>
            <w:lang w:val="en-US" w:eastAsia="zh-CN"/>
          </w:rPr>
          <w:t>夜景</w:t>
        </w:r>
      </w:ins>
      <w:ins w:id="161" w:author="๑Crystal*๑" w:date="2025-07-08T20:37:54Z">
        <w:r>
          <w:rPr>
            <w:rFonts w:hint="eastAsia"/>
            <w:lang w:val="en-US" w:eastAsia="zh-CN"/>
          </w:rPr>
          <w:t>和</w:t>
        </w:r>
      </w:ins>
      <w:ins w:id="162" w:author="๑Crystal*๑" w:date="2025-07-08T20:37:55Z">
        <w:r>
          <w:rPr>
            <w:rFonts w:hint="eastAsia"/>
            <w:lang w:val="en-US" w:eastAsia="zh-CN"/>
          </w:rPr>
          <w:t>动态</w:t>
        </w:r>
      </w:ins>
      <w:ins w:id="163" w:author="๑Crystal*๑" w:date="2025-07-08T20:37:56Z">
        <w:r>
          <w:rPr>
            <w:rFonts w:hint="eastAsia"/>
            <w:lang w:val="en-US" w:eastAsia="zh-CN"/>
          </w:rPr>
          <w:t>范围</w:t>
        </w:r>
      </w:ins>
      <w:ins w:id="164" w:author="๑Crystal*๑" w:date="2025-07-08T20:37:58Z">
        <w:r>
          <w:rPr>
            <w:rFonts w:hint="eastAsia"/>
            <w:lang w:val="en-US" w:eastAsia="zh-CN"/>
          </w:rPr>
          <w:t>表现</w:t>
        </w:r>
      </w:ins>
      <w:ins w:id="165" w:author="๑Crystal*๑" w:date="2025-07-08T20:39:38Z">
        <w:r>
          <w:rPr>
            <w:rFonts w:hint="eastAsia"/>
            <w:lang w:val="en-US" w:eastAsia="zh-CN"/>
          </w:rPr>
          <w:t>都</w:t>
        </w:r>
      </w:ins>
      <w:ins w:id="166" w:author="๑Crystal*๑" w:date="2025-07-08T20:38:19Z">
        <w:r>
          <w:rPr>
            <w:rFonts w:hint="eastAsia"/>
            <w:lang w:val="en-US" w:eastAsia="zh-CN"/>
          </w:rPr>
          <w:t>属于</w:t>
        </w:r>
      </w:ins>
      <w:ins w:id="167" w:author="๑Crystal*๑" w:date="2025-07-08T20:38:01Z">
        <w:r>
          <w:rPr>
            <w:rFonts w:hint="eastAsia"/>
            <w:lang w:val="en-US" w:eastAsia="zh-CN"/>
          </w:rPr>
          <w:t>行业</w:t>
        </w:r>
      </w:ins>
      <w:ins w:id="168" w:author="๑Crystal*๑" w:date="2025-07-08T20:38:04Z">
        <w:r>
          <w:rPr>
            <w:rFonts w:hint="eastAsia"/>
            <w:lang w:val="en-US" w:eastAsia="zh-CN"/>
          </w:rPr>
          <w:t>第一梯队</w:t>
        </w:r>
        <w:commentRangeEnd w:id="31"/>
      </w:ins>
      <w:r>
        <w:commentReference w:id="31"/>
      </w:r>
    </w:p>
    <w:p>
      <w:pPr>
        <w:rPr>
          <w:rFonts w:hint="default"/>
          <w:lang w:val="en-US" w:eastAsia="zh-CN"/>
        </w:rPr>
      </w:pPr>
      <w:ins w:id="169" w:author="๑Crystal*๑" w:date="2025-07-08T20:42:29Z">
        <w:commentRangeStart w:id="32"/>
        <w:r>
          <w:rPr>
            <w:rFonts w:hint="eastAsia"/>
            <w:lang w:val="en-US" w:eastAsia="zh-CN"/>
          </w:rPr>
          <w:t>要不说旗舰还是旗舰 哪怕不是最新也不是中端机能比的</w:t>
        </w:r>
        <w:commentRangeEnd w:id="32"/>
      </w:ins>
      <w:r>
        <w:commentReference w:id="32"/>
      </w:r>
    </w:p>
    <w:p>
      <w:pPr>
        <w:rPr>
          <w:ins w:id="170" w:author="๑Crystal*๑" w:date="2025-07-08T14:44:39Z"/>
          <w:rFonts w:hint="default"/>
          <w:lang w:val="en-US" w:eastAsia="zh-CN"/>
        </w:rPr>
      </w:pPr>
      <w:commentRangeStart w:id="33"/>
      <w:r>
        <w:rPr>
          <w:rFonts w:hint="eastAsia"/>
          <w:lang w:val="en-US" w:eastAsia="zh-CN"/>
        </w:rPr>
        <w:t>再加上4820毫安的电池和120w快充</w:t>
      </w:r>
      <w:commentRangeEnd w:id="33"/>
      <w:r>
        <w:commentReference w:id="33"/>
      </w:r>
      <w:r>
        <w:rPr>
          <w:rFonts w:hint="eastAsia"/>
          <w:lang w:val="en-US" w:eastAsia="zh-CN"/>
        </w:rPr>
        <w:t>，</w:t>
      </w:r>
      <w:commentRangeStart w:id="34"/>
      <w:r>
        <w:rPr>
          <w:rFonts w:hint="eastAsia"/>
          <w:lang w:val="en-US" w:eastAsia="zh-CN"/>
        </w:rPr>
        <w:t>哪有缺点啊兄弟，一千出头这个配置真的香到离谱好吧！</w:t>
      </w:r>
      <w:commentRangeEnd w:id="34"/>
      <w:r>
        <w:commentReference w:id="34"/>
      </w:r>
      <w:ins w:id="171" w:author="๑Crystal*๑" w:date="2025-07-08T20:40:16Z">
        <w:r>
          <w:rPr>
            <w:rFonts w:hint="eastAsia"/>
            <w:lang w:val="en-US" w:eastAsia="zh-CN"/>
          </w:rPr>
          <w:t>今天</w:t>
        </w:r>
      </w:ins>
      <w:ins w:id="172" w:author="๑Crystal*๑" w:date="2025-07-08T20:40:17Z">
        <w:r>
          <w:rPr>
            <w:rFonts w:hint="eastAsia"/>
            <w:lang w:val="en-US" w:eastAsia="zh-CN"/>
          </w:rPr>
          <w:t>推荐的</w:t>
        </w:r>
      </w:ins>
      <w:ins w:id="173" w:author="๑Crystal*๑" w:date="2025-07-08T20:40:23Z">
        <w:r>
          <w:rPr>
            <w:rFonts w:hint="eastAsia"/>
            <w:lang w:val="en-US" w:eastAsia="zh-CN"/>
          </w:rPr>
          <w:t>三款</w:t>
        </w:r>
      </w:ins>
      <w:ins w:id="174" w:author="๑Crystal*๑" w:date="2025-07-08T20:40:24Z">
        <w:r>
          <w:rPr>
            <w:rFonts w:hint="eastAsia"/>
            <w:lang w:val="en-US" w:eastAsia="zh-CN"/>
          </w:rPr>
          <w:t>当中</w:t>
        </w:r>
      </w:ins>
      <w:ins w:id="175" w:author="๑Crystal*๑" w:date="2025-07-08T20:40:32Z">
        <w:r>
          <w:rPr>
            <w:rFonts w:hint="eastAsia"/>
            <w:lang w:val="en-US" w:eastAsia="zh-CN"/>
          </w:rPr>
          <w:t>性价比最高</w:t>
        </w:r>
      </w:ins>
      <w:ins w:id="176" w:author="๑Crystal*๑" w:date="2025-07-08T20:41:59Z">
        <w:r>
          <w:rPr>
            <w:rFonts w:hint="eastAsia"/>
            <w:lang w:val="en-US" w:eastAsia="zh-CN"/>
          </w:rPr>
          <w:t>但</w:t>
        </w:r>
      </w:ins>
      <w:ins w:id="177" w:author="๑Crystal*๑" w:date="2025-07-08T20:40:37Z">
        <w:r>
          <w:rPr>
            <w:rFonts w:hint="eastAsia"/>
            <w:lang w:val="en-US" w:eastAsia="zh-CN"/>
          </w:rPr>
          <w:t>也最</w:t>
        </w:r>
      </w:ins>
      <w:ins w:id="178" w:author="๑Crystal*๑" w:date="2025-07-08T20:40:39Z">
        <w:r>
          <w:rPr>
            <w:rFonts w:hint="eastAsia"/>
            <w:lang w:val="en-US" w:eastAsia="zh-CN"/>
          </w:rPr>
          <w:t>全能</w:t>
        </w:r>
      </w:ins>
      <w:ins w:id="179" w:author="๑Crystal*๑" w:date="2025-07-08T20:42:03Z">
        <w:r>
          <w:rPr>
            <w:rFonts w:hint="eastAsia"/>
            <w:lang w:val="en-US" w:eastAsia="zh-CN"/>
          </w:rPr>
          <w:t>的</w:t>
        </w:r>
      </w:ins>
      <w:ins w:id="180" w:author="๑Crystal*๑" w:date="2025-07-08T20:40:41Z">
        <w:r>
          <w:rPr>
            <w:rFonts w:hint="eastAsia"/>
            <w:lang w:val="en-US" w:eastAsia="zh-CN"/>
          </w:rPr>
          <w:t>一款</w:t>
        </w:r>
      </w:ins>
      <w:ins w:id="181" w:author="๑Crystal*๑" w:date="2025-07-08T20:40:47Z">
        <w:r>
          <w:rPr>
            <w:rFonts w:hint="eastAsia"/>
            <w:lang w:val="en-US" w:eastAsia="zh-CN"/>
          </w:rPr>
          <w:t>机</w:t>
        </w:r>
      </w:ins>
      <w:ins w:id="182" w:author="๑Crystal*๑" w:date="2025-07-08T20:42:06Z">
        <w:r>
          <w:rPr>
            <w:rFonts w:hint="eastAsia"/>
            <w:lang w:val="en-US" w:eastAsia="zh-CN"/>
          </w:rPr>
          <w:t>型</w:t>
        </w:r>
      </w:ins>
      <w:bookmarkStart w:id="0" w:name="_GoBack"/>
      <w:bookmarkEnd w:id="0"/>
    </w:p>
    <w:p>
      <w:pPr>
        <w:rPr>
          <w:ins w:id="183" w:author="๑Crystal*๑" w:date="2025-07-08T15:24:34Z"/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而且数码产品迭代很快，有时候是真的不必追求最新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找个靠谱的二手平台入手</w:t>
      </w:r>
      <w:ins w:id="184" w:author="๑Crystal*๑" w:date="2025-07-08T15:54:02Z">
        <w:r>
          <w:rPr>
            <w:rFonts w:hint="eastAsia"/>
            <w:lang w:val="en-US" w:eastAsia="zh-CN"/>
          </w:rPr>
          <w:t>就</w:t>
        </w:r>
      </w:ins>
      <w:r>
        <w:rPr>
          <w:rFonts w:hint="eastAsia"/>
          <w:lang w:val="en-US" w:eastAsia="zh-CN"/>
        </w:rPr>
        <w:t>很划算</w:t>
      </w:r>
    </w:p>
    <w:p>
      <w:pPr>
        <w:rPr>
          <w:rFonts w:hint="eastAsia"/>
          <w:lang w:val="en-US" w:eastAsia="zh-CN"/>
        </w:rPr>
      </w:pPr>
      <w:ins w:id="185" w:author="๑Crystal*๑" w:date="2025-07-08T15:54:30Z">
        <w:commentRangeStart w:id="35"/>
        <w:r>
          <w:rPr>
            <w:rFonts w:hint="eastAsia"/>
            <w:lang w:val="en-US" w:eastAsia="zh-CN"/>
          </w:rPr>
          <w:t>像</w:t>
        </w:r>
      </w:ins>
      <w:r>
        <w:rPr>
          <w:rFonts w:hint="eastAsia"/>
          <w:lang w:val="en-US" w:eastAsia="zh-CN"/>
        </w:rPr>
        <w:t>转转这种自带官方验机的</w:t>
      </w:r>
      <w:commentRangeEnd w:id="35"/>
      <w:r>
        <w:commentReference w:id="35"/>
      </w:r>
    </w:p>
    <w:p>
      <w:pPr>
        <w:rPr>
          <w:ins w:id="186" w:author="小王业务繁忙" w:date="2025-07-11T09:46:45Z"/>
        </w:rPr>
      </w:pPr>
      <w:commentRangeStart w:id="36"/>
      <w:r>
        <w:rPr>
          <w:rFonts w:hint="eastAsia"/>
          <w:lang w:val="en-US" w:eastAsia="zh-CN"/>
        </w:rPr>
        <w:t>上面的机型全都经过工程师认真检测，每台产品的成色、有无划痕磕碰，</w:t>
      </w:r>
      <w:commentRangeEnd w:id="36"/>
      <w:r>
        <w:commentReference w:id="36"/>
      </w:r>
    </w:p>
    <w:p>
      <w:pPr>
        <w:rPr>
          <w:rFonts w:hint="eastAsia"/>
          <w:lang w:val="en-US" w:eastAsia="zh-CN"/>
        </w:rPr>
      </w:pPr>
      <w:commentRangeStart w:id="37"/>
      <w:r>
        <w:rPr>
          <w:rFonts w:hint="eastAsia"/>
          <w:lang w:val="en-US" w:eastAsia="zh-CN"/>
        </w:rPr>
        <w:t>验机报告也都会说明</w:t>
      </w:r>
      <w:commentRangeEnd w:id="37"/>
      <w:r>
        <w:commentReference w:id="37"/>
      </w:r>
    </w:p>
    <w:p>
      <w:pPr>
        <w:rPr>
          <w:ins w:id="187" w:author="๑Crystal*๑" w:date="2025-07-08T15:08:28Z"/>
          <w:rFonts w:hint="eastAsia"/>
          <w:lang w:val="en-US" w:eastAsia="zh-CN"/>
        </w:rPr>
      </w:pPr>
      <w:ins w:id="188" w:author="๑Crystal*๑" w:date="2025-07-08T15:08:26Z">
        <w:r>
          <w:rPr>
            <w:rFonts w:hint="eastAsia"/>
            <w:lang w:val="en-US" w:eastAsia="zh-CN"/>
          </w:rPr>
          <w:t>不仅</w:t>
        </w:r>
      </w:ins>
      <w:r>
        <w:rPr>
          <w:rFonts w:hint="eastAsia"/>
          <w:lang w:val="en-US" w:eastAsia="zh-CN"/>
        </w:rPr>
        <w:t>支持七天无理由以及分期付款</w:t>
      </w:r>
    </w:p>
    <w:p>
      <w:pPr>
        <w:rPr>
          <w:ins w:id="189" w:author="๑Crystal*๑" w:date="2025-07-08T15:08:33Z"/>
          <w:rFonts w:hint="eastAsia"/>
          <w:lang w:val="en-US" w:eastAsia="zh-CN"/>
        </w:rPr>
      </w:pPr>
      <w:ins w:id="190" w:author="๑Crystal*๑" w:date="2025-07-08T15:08:30Z">
        <w:r>
          <w:rPr>
            <w:rFonts w:hint="eastAsia"/>
            <w:lang w:val="en-US" w:eastAsia="zh-CN"/>
          </w:rPr>
          <w:t>还送你</w:t>
        </w:r>
      </w:ins>
      <w:ins w:id="191" w:author="๑Crystal*๑" w:date="2025-07-08T15:08:31Z">
        <w:r>
          <w:rPr>
            <w:rFonts w:hint="eastAsia"/>
            <w:lang w:val="en-US" w:eastAsia="zh-CN"/>
          </w:rPr>
          <w:t>一年</w:t>
        </w:r>
      </w:ins>
      <w:ins w:id="192" w:author="๑Crystal*๑" w:date="2025-07-08T15:08:32Z">
        <w:r>
          <w:rPr>
            <w:rFonts w:hint="eastAsia"/>
            <w:lang w:val="en-US" w:eastAsia="zh-CN"/>
          </w:rPr>
          <w:t>免费</w:t>
        </w:r>
      </w:ins>
      <w:ins w:id="193" w:author="๑Crystal*๑" w:date="2025-07-08T15:08:33Z">
        <w:r>
          <w:rPr>
            <w:rFonts w:hint="eastAsia"/>
            <w:lang w:val="en-US" w:eastAsia="zh-CN"/>
          </w:rPr>
          <w:t>质保</w:t>
        </w:r>
      </w:ins>
    </w:p>
    <w:p>
      <w:pPr>
        <w:rPr>
          <w:ins w:id="194" w:author="๑Crystal*๑" w:date="2025-07-08T15:09:26Z"/>
          <w:rFonts w:hint="default"/>
          <w:lang w:val="en-US" w:eastAsia="zh-CN"/>
        </w:rPr>
      </w:pPr>
      <w:ins w:id="195" w:author="๑Crystal*๑" w:date="2025-07-08T15:09:21Z">
        <w:r>
          <w:rPr>
            <w:rFonts w:hint="eastAsia"/>
            <w:lang w:val="en-US" w:eastAsia="zh-CN"/>
          </w:rPr>
          <w:t>全国</w:t>
        </w:r>
      </w:ins>
      <w:ins w:id="196" w:author="๑Crystal*๑" w:date="2025-07-08T15:09:24Z">
        <w:r>
          <w:rPr>
            <w:rFonts w:hint="eastAsia"/>
            <w:lang w:val="en-US" w:eastAsia="zh-CN"/>
          </w:rPr>
          <w:t>找不出</w:t>
        </w:r>
      </w:ins>
      <w:ins w:id="197" w:author="๑Crystal*๑" w:date="2025-07-08T15:09:25Z">
        <w:r>
          <w:rPr>
            <w:rFonts w:hint="eastAsia"/>
            <w:lang w:val="en-US" w:eastAsia="zh-CN"/>
          </w:rPr>
          <w:t>第二家</w:t>
        </w:r>
      </w:ins>
      <w:ins w:id="198" w:author="๑Crystal*๑" w:date="2025-07-08T15:09:33Z">
        <w:r>
          <w:rPr>
            <w:rFonts w:hint="eastAsia"/>
            <w:lang w:val="en-US" w:eastAsia="zh-CN"/>
          </w:rPr>
          <w:t>方方面面</w:t>
        </w:r>
      </w:ins>
      <w:ins w:id="199" w:author="๑Crystal*๑" w:date="2025-07-08T15:09:34Z">
        <w:r>
          <w:rPr>
            <w:rFonts w:hint="eastAsia"/>
            <w:lang w:val="en-US" w:eastAsia="zh-CN"/>
          </w:rPr>
          <w:t>都</w:t>
        </w:r>
      </w:ins>
      <w:ins w:id="200" w:author="๑Crystal*๑" w:date="2025-07-08T15:09:35Z">
        <w:r>
          <w:rPr>
            <w:rFonts w:hint="eastAsia"/>
            <w:lang w:val="en-US" w:eastAsia="zh-CN"/>
          </w:rPr>
          <w:t>做的</w:t>
        </w:r>
      </w:ins>
      <w:ins w:id="201" w:author="๑Crystal*๑" w:date="2025-07-08T15:09:36Z">
        <w:r>
          <w:rPr>
            <w:rFonts w:hint="eastAsia"/>
            <w:lang w:val="en-US" w:eastAsia="zh-CN"/>
          </w:rPr>
          <w:t>这么好的</w:t>
        </w:r>
      </w:ins>
      <w:ins w:id="202" w:author="๑Crystal*๑" w:date="2025-07-08T15:09:37Z">
        <w:r>
          <w:rPr>
            <w:rFonts w:hint="eastAsia"/>
            <w:lang w:val="en-US" w:eastAsia="zh-CN"/>
          </w:rPr>
          <w:t>二手</w:t>
        </w:r>
      </w:ins>
      <w:ins w:id="203" w:author="๑Crystal*๑" w:date="2025-07-08T15:09:38Z">
        <w:r>
          <w:rPr>
            <w:rFonts w:hint="eastAsia"/>
            <w:lang w:val="en-US" w:eastAsia="zh-CN"/>
          </w:rPr>
          <w:t>平台</w:t>
        </w:r>
      </w:ins>
    </w:p>
    <w:p>
      <w:pPr>
        <w:rPr>
          <w:ins w:id="204" w:author="小王业务繁忙" w:date="2025-07-11T10:17:42Z"/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对学生党来说，入手压力也很低，</w:t>
      </w:r>
    </w:p>
    <w:p>
      <w:pPr>
        <w:rPr>
          <w:ins w:id="205" w:author="๑Crystal*๑" w:date="2025-07-08T15:24:48Z"/>
          <w:rFonts w:hint="eastAsia"/>
          <w:lang w:val="en-US" w:eastAsia="zh-CN"/>
        </w:rPr>
      </w:pPr>
    </w:p>
    <w:p>
      <w:pPr>
        <w:rPr>
          <w:ins w:id="206" w:author="๑Crystal*๑" w:date="2025-07-08T15:25:11Z"/>
          <w:rFonts w:hint="eastAsia"/>
          <w:lang w:val="en-US" w:eastAsia="zh-CN"/>
        </w:rPr>
      </w:pPr>
      <w:ins w:id="207" w:author="๑Crystal*๑" w:date="2025-07-08T15:25:04Z">
        <w:commentRangeStart w:id="38"/>
        <w:r>
          <w:rPr>
            <w:rFonts w:hint="eastAsia"/>
            <w:lang w:val="en-US" w:eastAsia="zh-CN"/>
          </w:rPr>
          <w:t>只要</w:t>
        </w:r>
      </w:ins>
      <w:ins w:id="208" w:author="๑Crystal*๑" w:date="2025-07-08T15:25:05Z">
        <w:r>
          <w:rPr>
            <w:rFonts w:hint="eastAsia"/>
            <w:lang w:val="en-US" w:eastAsia="zh-CN"/>
          </w:rPr>
          <w:t>不是</w:t>
        </w:r>
      </w:ins>
      <w:ins w:id="209" w:author="๑Crystal*๑" w:date="2025-07-08T15:25:07Z">
        <w:r>
          <w:rPr>
            <w:rFonts w:hint="eastAsia"/>
            <w:lang w:val="en-US" w:eastAsia="zh-CN"/>
          </w:rPr>
          <w:t>追求</w:t>
        </w:r>
      </w:ins>
      <w:ins w:id="210" w:author="๑Crystal*๑" w:date="2025-07-08T15:25:10Z">
        <w:r>
          <w:rPr>
            <w:rFonts w:hint="eastAsia"/>
            <w:lang w:val="en-US" w:eastAsia="zh-CN"/>
          </w:rPr>
          <w:t>完美</w:t>
        </w:r>
      </w:ins>
      <w:ins w:id="211" w:author="๑Crystal*๑" w:date="2025-07-08T15:25:11Z">
        <w:r>
          <w:rPr>
            <w:rFonts w:hint="eastAsia"/>
            <w:lang w:val="en-US" w:eastAsia="zh-CN"/>
          </w:rPr>
          <w:t>外观</w:t>
        </w:r>
      </w:ins>
    </w:p>
    <w:p>
      <w:pPr>
        <w:rPr>
          <w:ins w:id="212" w:author="๑Crystal*๑" w:date="2025-07-08T15:24:56Z"/>
          <w:rFonts w:hint="default"/>
          <w:lang w:val="en-US" w:eastAsia="zh-CN"/>
        </w:rPr>
      </w:pPr>
      <w:ins w:id="213" w:author="๑Crystal*๑" w:date="2025-07-08T15:24:50Z">
        <w:r>
          <w:rPr>
            <w:rFonts w:hint="eastAsia"/>
            <w:lang w:val="en-US" w:eastAsia="zh-CN"/>
          </w:rPr>
          <w:t>9</w:t>
        </w:r>
      </w:ins>
      <w:ins w:id="214" w:author="๑Crystal*๑" w:date="2025-07-08T15:24:51Z">
        <w:r>
          <w:rPr>
            <w:rFonts w:hint="eastAsia"/>
            <w:lang w:val="en-US" w:eastAsia="zh-CN"/>
          </w:rPr>
          <w:t>5</w:t>
        </w:r>
      </w:ins>
      <w:ins w:id="215" w:author="๑Crystal*๑" w:date="2025-07-08T15:24:52Z">
        <w:r>
          <w:rPr>
            <w:rFonts w:hint="eastAsia"/>
            <w:lang w:val="en-US" w:eastAsia="zh-CN"/>
          </w:rPr>
          <w:t>新</w:t>
        </w:r>
      </w:ins>
      <w:ins w:id="216" w:author="๑Crystal*๑" w:date="2025-07-08T15:24:53Z">
        <w:r>
          <w:rPr>
            <w:rFonts w:hint="eastAsia"/>
            <w:lang w:val="en-US" w:eastAsia="zh-CN"/>
          </w:rPr>
          <w:t>A</w:t>
        </w:r>
      </w:ins>
      <w:ins w:id="217" w:author="๑Crystal*๑" w:date="2025-07-08T15:24:54Z">
        <w:r>
          <w:rPr>
            <w:rFonts w:hint="eastAsia"/>
            <w:lang w:val="en-US" w:eastAsia="zh-CN"/>
          </w:rPr>
          <w:t>级</w:t>
        </w:r>
      </w:ins>
      <w:ins w:id="218" w:author="๑Crystal*๑" w:date="2025-07-08T15:25:23Z">
        <w:r>
          <w:rPr>
            <w:rFonts w:hint="eastAsia"/>
            <w:lang w:val="en-US" w:eastAsia="zh-CN"/>
          </w:rPr>
          <w:t>机子</w:t>
        </w:r>
      </w:ins>
      <w:ins w:id="219" w:author="๑Crystal*๑" w:date="2025-07-08T15:25:24Z">
        <w:r>
          <w:rPr>
            <w:rFonts w:hint="eastAsia"/>
            <w:lang w:val="en-US" w:eastAsia="zh-CN"/>
          </w:rPr>
          <w:t>就是</w:t>
        </w:r>
      </w:ins>
      <w:ins w:id="220" w:author="๑Crystal*๑" w:date="2025-07-08T15:25:25Z">
        <w:r>
          <w:rPr>
            <w:rFonts w:hint="eastAsia"/>
            <w:lang w:val="en-US" w:eastAsia="zh-CN"/>
          </w:rPr>
          <w:t>性价比</w:t>
        </w:r>
      </w:ins>
      <w:ins w:id="221" w:author="๑Crystal*๑" w:date="2025-07-08T15:25:27Z">
        <w:r>
          <w:rPr>
            <w:rFonts w:hint="eastAsia"/>
            <w:lang w:val="en-US" w:eastAsia="zh-CN"/>
          </w:rPr>
          <w:t>之王</w:t>
        </w:r>
        <w:commentRangeEnd w:id="38"/>
      </w:ins>
      <w:r>
        <w:commentReference w:id="38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省下的钱还能额外购置耳机、平板</w:t>
      </w:r>
    </w:p>
    <w:p>
      <w:pPr>
        <w:rPr>
          <w:rFonts w:hint="default"/>
          <w:lang w:val="en-US" w:eastAsia="zh-CN"/>
        </w:rPr>
      </w:pPr>
      <w:ins w:id="222" w:author="๑Crystal*๑" w:date="2025-07-08T15:25:49Z">
        <w:r>
          <w:rPr>
            <w:rFonts w:hint="eastAsia"/>
            <w:lang w:val="en-US" w:eastAsia="zh-CN"/>
          </w:rPr>
          <w:t>想</w:t>
        </w:r>
      </w:ins>
      <w:ins w:id="223" w:author="๑Crystal*๑" w:date="2025-07-08T15:25:50Z">
        <w:r>
          <w:rPr>
            <w:rFonts w:hint="eastAsia"/>
            <w:lang w:val="en-US" w:eastAsia="zh-CN"/>
          </w:rPr>
          <w:t>买</w:t>
        </w:r>
      </w:ins>
      <w:ins w:id="224" w:author="๑Crystal*๑" w:date="2025-07-08T15:25:51Z">
        <w:r>
          <w:rPr>
            <w:rFonts w:hint="eastAsia"/>
            <w:lang w:val="en-US" w:eastAsia="zh-CN"/>
          </w:rPr>
          <w:t>二手</w:t>
        </w:r>
      </w:ins>
      <w:ins w:id="225" w:author="๑Crystal*๑" w:date="2025-07-08T15:25:59Z">
        <w:r>
          <w:rPr>
            <w:rFonts w:hint="eastAsia"/>
            <w:lang w:val="en-US" w:eastAsia="zh-CN"/>
          </w:rPr>
          <w:t>机</w:t>
        </w:r>
      </w:ins>
      <w:r>
        <w:rPr>
          <w:rFonts w:hint="eastAsia"/>
          <w:lang w:val="en-US" w:eastAsia="zh-CN"/>
        </w:rPr>
        <w:t>但又担心</w:t>
      </w:r>
      <w:ins w:id="226" w:author="๑Crystal*๑" w:date="2025-07-08T15:25:37Z">
        <w:r>
          <w:rPr>
            <w:rFonts w:hint="eastAsia"/>
            <w:lang w:val="en-US" w:eastAsia="zh-CN"/>
          </w:rPr>
          <w:t>踩雷</w:t>
        </w:r>
      </w:ins>
      <w:r>
        <w:rPr>
          <w:rFonts w:hint="eastAsia"/>
          <w:lang w:val="en-US" w:eastAsia="zh-CN"/>
        </w:rPr>
        <w:t>的兄弟，真的不妨去转转看看吧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7-11T09:44:19Z" w:initials="">
    <w:p w14:paraId="2B7A50E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转盘 手机一个一个出现</w:t>
      </w:r>
    </w:p>
  </w:comment>
  <w:comment w:id="1" w:author="小王业务繁忙" w:date="2025-07-10T18:57:26Z" w:initials="">
    <w:p w14:paraId="59FE534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2" w:author="小王业务繁忙" w:date="2025-07-10T18:57:38Z" w:initials="">
    <w:p w14:paraId="17311D5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" w:author="小王业务繁忙" w:date="2025-07-10T18:57:43Z" w:initials="">
    <w:p w14:paraId="216F3F5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7-10T18:57:51Z" w:initials="">
    <w:p w14:paraId="1528586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 芯片</w:t>
      </w:r>
    </w:p>
  </w:comment>
  <w:comment w:id="5" w:author="小王业务繁忙" w:date="2025-07-10T18:58:09Z" w:initials="">
    <w:p w14:paraId="572C0E5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 原神</w:t>
      </w:r>
    </w:p>
  </w:comment>
  <w:comment w:id="6" w:author="小王业务繁忙" w:date="2025-07-10T18:58:36Z" w:initials="">
    <w:p w14:paraId="1E2F577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7" w:author="小王业务繁忙" w:date="2025-07-10T18:58:45Z" w:initials="">
    <w:p w14:paraId="7D9E2A9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鸣潮</w:t>
      </w:r>
    </w:p>
  </w:comment>
  <w:comment w:id="8" w:author="小王业务繁忙" w:date="2025-07-10T18:59:19Z" w:initials="">
    <w:p w14:paraId="24010EB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特写屏幕</w:t>
      </w:r>
    </w:p>
  </w:comment>
  <w:comment w:id="9" w:author="小王业务繁忙" w:date="2025-07-10T18:59:28Z" w:initials="">
    <w:p w14:paraId="517814C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0" w:author="小王业务繁忙" w:date="2025-07-10T18:59:36Z" w:initials="">
    <w:p w14:paraId="6F184C5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电池容量</w:t>
      </w:r>
    </w:p>
  </w:comment>
  <w:comment w:id="11" w:author="小王业务繁忙" w:date="2025-07-10T18:59:46Z" w:initials="">
    <w:p w14:paraId="36311A3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2" w:author="小王业务繁忙" w:date="2025-07-10T18:59:56Z" w:initials="">
    <w:p w14:paraId="0EC5432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3" w:author="小王业务繁忙" w:date="2025-07-11T09:41:17Z" w:initials="">
    <w:p w14:paraId="46B754D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4" w:author="小王业务繁忙" w:date="2025-07-11T09:41:27Z" w:initials="">
    <w:p w14:paraId="0F7F28C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背面空镜</w:t>
      </w:r>
    </w:p>
  </w:comment>
  <w:comment w:id="15" w:author="小王业务繁忙" w:date="2025-07-11T09:41:37Z" w:initials="">
    <w:p w14:paraId="5E6257F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6" w:author="小王业务繁忙" w:date="2025-07-11T09:41:42Z" w:initials="">
    <w:p w14:paraId="6B7C6A8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7" w:author="小王业务繁忙" w:date="2025-07-11T09:42:08Z" w:initials="">
    <w:p w14:paraId="2E262EE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8" w:author="小王业务繁忙" w:date="2025-07-11T09:42:28Z" w:initials="">
    <w:p w14:paraId="697E3DB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特写摄像头</w:t>
      </w:r>
    </w:p>
  </w:comment>
  <w:comment w:id="19" w:author="小王业务繁忙" w:date="2025-07-11T09:42:59Z" w:initials="">
    <w:p w14:paraId="320E102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拍照演示</w:t>
      </w:r>
    </w:p>
  </w:comment>
  <w:comment w:id="20" w:author="小王业务繁忙" w:date="2025-07-11T09:43:17Z" w:initials="">
    <w:p w14:paraId="5DF00FA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1" w:author="小王业务繁忙" w:date="2025-07-11T09:43:28Z" w:initials="">
    <w:p w14:paraId="1AE56A3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拍照演示</w:t>
      </w:r>
    </w:p>
  </w:comment>
  <w:comment w:id="22" w:author="小王业务繁忙" w:date="2025-07-11T09:43:43Z" w:initials="">
    <w:p w14:paraId="0231183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处理器特写</w:t>
      </w:r>
    </w:p>
  </w:comment>
  <w:comment w:id="23" w:author="小王业务繁忙" w:date="2025-07-10T19:00:35Z" w:initials="">
    <w:p w14:paraId="00362DD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24" w:author="小王业务繁忙" w:date="2025-07-10T19:00:49Z" w:initials="">
    <w:p w14:paraId="5630142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5" w:author="小王业务繁忙" w:date="2025-07-10T19:01:05Z" w:initials="">
    <w:p w14:paraId="6E7878F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6" w:author="小王业务繁忙" w:date="2025-07-10T19:01:09Z" w:initials="">
    <w:p w14:paraId="40396A4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7" w:author="小王业务繁忙" w:date="2025-07-10T19:01:17Z" w:initials="">
    <w:p w14:paraId="258207A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特写芯片</w:t>
      </w:r>
    </w:p>
  </w:comment>
  <w:comment w:id="28" w:author="小王业务繁忙" w:date="2025-07-10T19:01:32Z" w:initials="">
    <w:p w14:paraId="5F0E407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特写屏幕</w:t>
      </w:r>
    </w:p>
  </w:comment>
  <w:comment w:id="29" w:author="小王业务繁忙" w:date="2025-07-10T19:01:41Z" w:initials="">
    <w:p w14:paraId="1B450D4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摄像头空镜</w:t>
      </w:r>
    </w:p>
  </w:comment>
  <w:comment w:id="30" w:author="小王业务繁忙" w:date="2025-07-10T19:01:50Z" w:initials="">
    <w:p w14:paraId="423A432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拍照演示</w:t>
      </w:r>
    </w:p>
  </w:comment>
  <w:comment w:id="31" w:author="小王业务繁忙" w:date="2025-07-10T19:02:05Z" w:initials="">
    <w:p w14:paraId="16B95C2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黑暗拍照演示</w:t>
      </w:r>
    </w:p>
  </w:comment>
  <w:comment w:id="32" w:author="小王业务繁忙" w:date="2025-07-10T19:04:00Z" w:initials="">
    <w:p w14:paraId="7CA224C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</w:t>
      </w:r>
    </w:p>
  </w:comment>
  <w:comment w:id="33" w:author="小王业务繁忙" w:date="2025-07-10T19:03:19Z" w:initials="">
    <w:p w14:paraId="77187D6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电池特写</w:t>
      </w:r>
    </w:p>
  </w:comment>
  <w:comment w:id="34" w:author="小王业务繁忙" w:date="2025-07-10T19:03:38Z" w:initials="">
    <w:p w14:paraId="455D180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5" w:author="小王业务繁忙" w:date="2025-07-11T09:45:52Z" w:initials="">
    <w:p w14:paraId="7B4B1E7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拍转转盒子</w:t>
      </w:r>
    </w:p>
  </w:comment>
  <w:comment w:id="36" w:author="小王业务繁忙" w:date="2025-07-11T09:46:29Z" w:initials="">
    <w:p w14:paraId="1AC5495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手机细节</w:t>
      </w:r>
    </w:p>
  </w:comment>
  <w:comment w:id="37" w:author="小王业务繁忙" w:date="2025-07-11T09:46:48Z" w:initials="">
    <w:p w14:paraId="1DA1782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验机报告</w:t>
      </w:r>
    </w:p>
  </w:comment>
  <w:comment w:id="38" w:author="小王业务繁忙" w:date="2025-07-11T09:47:08Z" w:initials="">
    <w:p w14:paraId="1BCE1C3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B7A50EB" w15:done="1"/>
  <w15:commentEx w15:paraId="59FE534E" w15:done="1"/>
  <w15:commentEx w15:paraId="17311D59" w15:done="1"/>
  <w15:commentEx w15:paraId="216F3F5D" w15:done="1"/>
  <w15:commentEx w15:paraId="15285867" w15:done="1"/>
  <w15:commentEx w15:paraId="572C0E55" w15:done="1"/>
  <w15:commentEx w15:paraId="1E2F577F" w15:done="1"/>
  <w15:commentEx w15:paraId="7D9E2A98" w15:done="1"/>
  <w15:commentEx w15:paraId="24010EBC" w15:done="1"/>
  <w15:commentEx w15:paraId="517814C4" w15:done="1"/>
  <w15:commentEx w15:paraId="6F184C52" w15:done="1"/>
  <w15:commentEx w15:paraId="36311A38" w15:done="1"/>
  <w15:commentEx w15:paraId="0EC5432A" w15:done="1"/>
  <w15:commentEx w15:paraId="46B754D4" w15:done="1"/>
  <w15:commentEx w15:paraId="0F7F28CC" w15:done="1"/>
  <w15:commentEx w15:paraId="5E6257FF" w15:done="1"/>
  <w15:commentEx w15:paraId="6B7C6A82" w15:done="1"/>
  <w15:commentEx w15:paraId="2E262EEF" w15:done="1"/>
  <w15:commentEx w15:paraId="697E3DBA" w15:done="1"/>
  <w15:commentEx w15:paraId="320E1025" w15:done="1"/>
  <w15:commentEx w15:paraId="5DF00FAD" w15:done="1"/>
  <w15:commentEx w15:paraId="1AE56A36" w15:done="1"/>
  <w15:commentEx w15:paraId="0231183E" w15:done="1"/>
  <w15:commentEx w15:paraId="00362DD1" w15:done="1"/>
  <w15:commentEx w15:paraId="56301425" w15:done="1"/>
  <w15:commentEx w15:paraId="6E7878FE" w15:done="1"/>
  <w15:commentEx w15:paraId="40396A4C" w15:done="1"/>
  <w15:commentEx w15:paraId="258207A4" w15:done="1"/>
  <w15:commentEx w15:paraId="5F0E4079" w15:done="1"/>
  <w15:commentEx w15:paraId="1B450D4E" w15:done="1"/>
  <w15:commentEx w15:paraId="423A432E" w15:done="1"/>
  <w15:commentEx w15:paraId="16B95C2E" w15:done="1"/>
  <w15:commentEx w15:paraId="7CA224CE" w15:done="1"/>
  <w15:commentEx w15:paraId="77187D63" w15:done="1"/>
  <w15:commentEx w15:paraId="455D1800" w15:done="1"/>
  <w15:commentEx w15:paraId="7B4B1E77" w15:done="1"/>
  <w15:commentEx w15:paraId="1AC54958" w15:done="1"/>
  <w15:commentEx w15:paraId="1DA1782C" w15:done="1"/>
  <w15:commentEx w15:paraId="1BCE1C35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๑Crystal*๑">
    <w15:presenceInfo w15:providerId="WPS Office" w15:userId="74814795"/>
  </w15:person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B2CC1"/>
    <w:rsid w:val="0A82564E"/>
    <w:rsid w:val="13E26D0F"/>
    <w:rsid w:val="18BC22D1"/>
    <w:rsid w:val="362B2CC1"/>
    <w:rsid w:val="3C8E03B7"/>
    <w:rsid w:val="3E8E5F6F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748</Words>
  <Characters>815</Characters>
  <Lines>0</Lines>
  <Paragraphs>0</Paragraphs>
  <TotalTime>1062</TotalTime>
  <ScaleCrop>false</ScaleCrop>
  <LinksUpToDate>false</LinksUpToDate>
  <CharactersWithSpaces>818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2025-07-08T04:04:00Z</dcterms:created>
  <dc:creator>故事如烟</dc:creator>
  <cp:lastModifiedBy>小王业务繁忙</cp:lastModifiedBy>
  <dcterms:modified xsi:type="dcterms:W3CDTF">2025-07-11T04:00:37Z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A0C848E92D084EF39D5BA76A361A7FD1_13</vt:lpwstr>
  </property>
  <property fmtid="{D5CDD505-2E9C-101B-9397-08002B2CF9AE}" pid="4" name="KSOTemplateDocerSaveRecord">
    <vt:lpwstr>eyJoZGlkIjoiZjljNzQ3Y2RmNTBiNzdlNjU5NjZiZmM5MzMyYjUyZWUiLCJ1c2VySWQiOiI2MDU2NDIzOTQifQ==</vt:lpwstr>
  </property>
</Properties>
</file>