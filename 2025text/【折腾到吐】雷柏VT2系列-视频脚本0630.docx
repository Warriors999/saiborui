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DE8294">
      <w:pPr>
        <w:rPr>
          <w:rFonts w:hint="default" w:ascii="微软雅黑" w:hAnsi="微软雅黑" w:eastAsia="微软雅黑" w:cs="微软雅黑"/>
          <w:sz w:val="21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0"/>
          <w:lang w:val="en-US" w:eastAsia="zh-CN"/>
        </w:rPr>
        <w:t>封面：新晋堆料狂魔！全方位“爆炸”的雷柏VT2</w:t>
      </w:r>
      <w:ins w:id="0" w:author="Mr.W" w:date="2025-06-26T14:50:01Z">
        <w:r>
          <w:rPr>
            <w:rFonts w:hint="eastAsia" w:ascii="微软雅黑" w:hAnsi="微软雅黑" w:eastAsia="微软雅黑" w:cs="微软雅黑"/>
            <w:sz w:val="21"/>
            <w:szCs w:val="20"/>
            <w:lang w:val="en-US" w:eastAsia="zh-CN"/>
          </w:rPr>
          <w:t xml:space="preserve"> </w:t>
        </w:r>
      </w:ins>
      <w:ins w:id="1" w:author="Mr.W" w:date="2025-06-26T14:49:59Z">
        <w:r>
          <w:rPr>
            <w:rFonts w:hint="eastAsia" w:ascii="微软雅黑" w:hAnsi="微软雅黑" w:eastAsia="微软雅黑" w:cs="微软雅黑"/>
            <w:sz w:val="21"/>
            <w:szCs w:val="20"/>
            <w:lang w:val="en-US" w:eastAsia="zh-CN"/>
          </w:rPr>
          <w:t>MAX</w:t>
        </w:r>
      </w:ins>
    </w:p>
    <w:p w14:paraId="739C539F">
      <w:pPr>
        <w:rPr>
          <w:rFonts w:hint="eastAsia" w:ascii="微软雅黑" w:hAnsi="微软雅黑" w:eastAsia="微软雅黑" w:cs="微软雅黑"/>
          <w:sz w:val="21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0"/>
          <w:lang w:val="en-US" w:eastAsia="zh-CN"/>
        </w:rPr>
        <w:t>简介：雷柏VT2</w:t>
      </w:r>
      <w:ins w:id="2" w:author="Mr.W" w:date="2025-06-26T14:50:04Z">
        <w:r>
          <w:rPr>
            <w:rFonts w:hint="eastAsia" w:ascii="微软雅黑" w:hAnsi="微软雅黑" w:eastAsia="微软雅黑" w:cs="微软雅黑"/>
            <w:sz w:val="21"/>
            <w:szCs w:val="20"/>
            <w:lang w:val="en-US" w:eastAsia="zh-CN"/>
          </w:rPr>
          <w:t xml:space="preserve"> </w:t>
        </w:r>
      </w:ins>
      <w:ins w:id="3" w:author="Mr.W" w:date="2025-06-26T14:50:05Z">
        <w:r>
          <w:rPr>
            <w:rFonts w:hint="eastAsia" w:ascii="微软雅黑" w:hAnsi="微软雅黑" w:eastAsia="微软雅黑" w:cs="微软雅黑"/>
            <w:sz w:val="21"/>
            <w:szCs w:val="20"/>
            <w:lang w:val="en-US" w:eastAsia="zh-CN"/>
          </w:rPr>
          <w:t>MAX</w:t>
        </w:r>
      </w:ins>
      <w:r>
        <w:rPr>
          <w:rFonts w:hint="eastAsia" w:ascii="微软雅黑" w:hAnsi="微软雅黑" w:eastAsia="微软雅黑" w:cs="微软雅黑"/>
          <w:sz w:val="21"/>
          <w:szCs w:val="20"/>
          <w:lang w:val="en-US" w:eastAsia="zh-CN"/>
        </w:rPr>
        <w:t>对</w:t>
      </w:r>
      <w:ins w:id="4" w:author="Mr.W" w:date="2025-06-26T14:50:48Z">
        <w:r>
          <w:rPr>
            <w:rFonts w:hint="eastAsia" w:ascii="微软雅黑" w:hAnsi="微软雅黑" w:eastAsia="微软雅黑" w:cs="微软雅黑"/>
            <w:sz w:val="21"/>
            <w:szCs w:val="20"/>
            <w:lang w:val="en-US" w:eastAsia="zh-CN"/>
          </w:rPr>
          <w:t>喜欢</w:t>
        </w:r>
      </w:ins>
      <w:ins w:id="5" w:author="Mr.W" w:date="2025-06-26T14:50:52Z">
        <w:r>
          <w:rPr>
            <w:rFonts w:hint="eastAsia" w:ascii="微软雅黑" w:hAnsi="微软雅黑" w:eastAsia="微软雅黑" w:cs="微软雅黑"/>
            <w:sz w:val="21"/>
            <w:szCs w:val="20"/>
            <w:lang w:val="en-US" w:eastAsia="zh-CN"/>
          </w:rPr>
          <w:t>G</w:t>
        </w:r>
      </w:ins>
      <w:ins w:id="6" w:author="Mr.W" w:date="2025-06-26T14:50:54Z">
        <w:r>
          <w:rPr>
            <w:rFonts w:hint="eastAsia" w:ascii="微软雅黑" w:hAnsi="微软雅黑" w:eastAsia="微软雅黑" w:cs="微软雅黑"/>
            <w:sz w:val="21"/>
            <w:szCs w:val="20"/>
            <w:lang w:val="en-US" w:eastAsia="zh-CN"/>
          </w:rPr>
          <w:t>PW</w:t>
        </w:r>
      </w:ins>
      <w:ins w:id="7" w:author="Mr.W" w:date="2025-06-26T14:50:55Z">
        <w:r>
          <w:rPr>
            <w:rFonts w:hint="eastAsia" w:ascii="微软雅黑" w:hAnsi="微软雅黑" w:eastAsia="微软雅黑" w:cs="微软雅黑"/>
            <w:sz w:val="21"/>
            <w:szCs w:val="20"/>
            <w:lang w:val="en-US" w:eastAsia="zh-CN"/>
          </w:rPr>
          <w:t>的</w:t>
        </w:r>
      </w:ins>
      <w:r>
        <w:rPr>
          <w:rFonts w:hint="eastAsia" w:ascii="微软雅黑" w:hAnsi="微软雅黑" w:eastAsia="微软雅黑" w:cs="微软雅黑"/>
          <w:sz w:val="21"/>
          <w:szCs w:val="20"/>
          <w:lang w:val="en-US" w:eastAsia="zh-CN"/>
        </w:rPr>
        <w:t>中大手玩家来说，可以一</w:t>
      </w:r>
      <w:del w:id="8" w:author="RAPOO雷柏" w:date="2025-06-27T23:11:38Z">
        <w:r>
          <w:rPr>
            <w:rFonts w:hint="default" w:ascii="微软雅黑" w:hAnsi="微软雅黑" w:eastAsia="微软雅黑" w:cs="微软雅黑"/>
            <w:sz w:val="21"/>
            <w:szCs w:val="20"/>
            <w:lang w:val="en-US" w:eastAsia="zh-CN"/>
          </w:rPr>
          <w:delText>部</w:delText>
        </w:r>
      </w:del>
      <w:ins w:id="9" w:author="RAPOO雷柏" w:date="2025-06-27T23:11:48Z">
        <w:r>
          <w:rPr>
            <w:rFonts w:hint="eastAsia" w:ascii="微软雅黑" w:hAnsi="微软雅黑" w:eastAsia="微软雅黑" w:cs="微软雅黑"/>
            <w:sz w:val="21"/>
            <w:szCs w:val="20"/>
            <w:lang w:val="en-US" w:eastAsia="zh-CN"/>
          </w:rPr>
          <w:t>步</w:t>
        </w:r>
      </w:ins>
      <w:r>
        <w:rPr>
          <w:rFonts w:hint="eastAsia" w:ascii="微软雅黑" w:hAnsi="微软雅黑" w:eastAsia="微软雅黑" w:cs="微软雅黑"/>
          <w:sz w:val="21"/>
          <w:szCs w:val="20"/>
          <w:lang w:val="en-US" w:eastAsia="zh-CN"/>
        </w:rPr>
        <w:t>毕业了</w:t>
      </w:r>
    </w:p>
    <w:p w14:paraId="7D2E555A">
      <w:pPr>
        <w:rPr>
          <w:rFonts w:hint="eastAsia" w:ascii="微软雅黑" w:hAnsi="微软雅黑" w:eastAsia="微软雅黑" w:cs="微软雅黑"/>
          <w:sz w:val="21"/>
          <w:szCs w:val="20"/>
          <w:lang w:val="en-US" w:eastAsia="zh-CN"/>
        </w:rPr>
      </w:pPr>
    </w:p>
    <w:p w14:paraId="19AE660E">
      <w:pPr>
        <w:rPr>
          <w:rFonts w:hint="eastAsia" w:ascii="微软雅黑" w:hAnsi="微软雅黑" w:eastAsia="微软雅黑" w:cs="微软雅黑"/>
          <w:sz w:val="21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0"/>
          <w:lang w:val="en-US" w:eastAsia="zh-CN"/>
        </w:rPr>
        <w:t>谁说我们国产外设厂商走不到世界前列？</w:t>
      </w:r>
    </w:p>
    <w:p w14:paraId="577CC728">
      <w:pPr>
        <w:rPr>
          <w:rFonts w:hint="eastAsia" w:ascii="微软雅黑" w:hAnsi="微软雅黑" w:eastAsia="微软雅黑" w:cs="微软雅黑"/>
          <w:sz w:val="21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0"/>
          <w:lang w:val="en-US" w:eastAsia="zh-CN"/>
        </w:rPr>
        <w:t>要还有这种想法，</w:t>
      </w:r>
    </w:p>
    <w:p w14:paraId="36FA9413">
      <w:pPr>
        <w:rPr>
          <w:rFonts w:hint="eastAsia" w:ascii="微软雅黑" w:hAnsi="微软雅黑" w:eastAsia="微软雅黑" w:cs="微软雅黑"/>
          <w:sz w:val="21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0"/>
          <w:lang w:val="en-US" w:eastAsia="zh-CN"/>
        </w:rPr>
        <w:t>雷柏这次的VT2</w:t>
      </w:r>
      <w:del w:id="10" w:author="Mr.W" w:date="2025-06-26T14:51:13Z">
        <w:r>
          <w:rPr>
            <w:rFonts w:hint="default" w:ascii="微软雅黑" w:hAnsi="微软雅黑" w:eastAsia="微软雅黑" w:cs="微软雅黑"/>
            <w:sz w:val="21"/>
            <w:szCs w:val="20"/>
            <w:lang w:val="en-US" w:eastAsia="zh-CN"/>
          </w:rPr>
          <w:delText>系列</w:delText>
        </w:r>
      </w:del>
      <w:ins w:id="11" w:author="Mr.W" w:date="2025-06-26T14:51:13Z">
        <w:r>
          <w:rPr>
            <w:rFonts w:hint="eastAsia" w:ascii="微软雅黑" w:hAnsi="微软雅黑" w:eastAsia="微软雅黑" w:cs="微软雅黑"/>
            <w:sz w:val="21"/>
            <w:szCs w:val="20"/>
            <w:lang w:val="en-US" w:eastAsia="zh-CN"/>
          </w:rPr>
          <w:t xml:space="preserve"> </w:t>
        </w:r>
      </w:ins>
      <w:ins w:id="12" w:author="Mr.W" w:date="2025-06-26T14:51:14Z">
        <w:r>
          <w:rPr>
            <w:rFonts w:hint="eastAsia" w:ascii="微软雅黑" w:hAnsi="微软雅黑" w:eastAsia="微软雅黑" w:cs="微软雅黑"/>
            <w:sz w:val="21"/>
            <w:szCs w:val="20"/>
            <w:lang w:val="en-US" w:eastAsia="zh-CN"/>
          </w:rPr>
          <w:t>MA</w:t>
        </w:r>
      </w:ins>
      <w:ins w:id="13" w:author="Mr.W" w:date="2025-06-26T14:51:15Z">
        <w:r>
          <w:rPr>
            <w:rFonts w:hint="eastAsia" w:ascii="微软雅黑" w:hAnsi="微软雅黑" w:eastAsia="微软雅黑" w:cs="微软雅黑"/>
            <w:sz w:val="21"/>
            <w:szCs w:val="20"/>
            <w:lang w:val="en-US" w:eastAsia="zh-CN"/>
          </w:rPr>
          <w:t>X</w:t>
        </w:r>
      </w:ins>
      <w:r>
        <w:rPr>
          <w:rFonts w:hint="eastAsia" w:ascii="微软雅黑" w:hAnsi="微软雅黑" w:eastAsia="微软雅黑" w:cs="微软雅黑"/>
          <w:sz w:val="21"/>
          <w:szCs w:val="20"/>
          <w:lang w:val="en-US" w:eastAsia="zh-CN"/>
        </w:rPr>
        <w:t>可真得给你们上一课了！</w:t>
      </w:r>
      <w:r>
        <w:rPr>
          <w:rFonts w:hint="eastAsia" w:ascii="微软雅黑" w:hAnsi="微软雅黑" w:eastAsia="微软雅黑" w:cs="微软雅黑"/>
          <w:sz w:val="21"/>
          <w:szCs w:val="20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sz w:val="21"/>
          <w:szCs w:val="20"/>
          <w:lang w:val="en-US" w:eastAsia="zh-CN"/>
        </w:rPr>
        <w:t>模具类GPW设计，背部曲线做了微调</w:t>
      </w:r>
    </w:p>
    <w:p w14:paraId="2C4419A9">
      <w:pPr>
        <w:rPr>
          <w:rFonts w:hint="eastAsia" w:ascii="微软雅黑" w:hAnsi="微软雅黑" w:eastAsia="微软雅黑" w:cs="微软雅黑"/>
          <w:sz w:val="21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0"/>
          <w:lang w:val="en-US" w:eastAsia="zh-CN"/>
        </w:rPr>
        <w:t>调教后的</w:t>
      </w:r>
      <w:del w:id="14" w:author="Mr.W" w:date="2025-06-26T14:51:46Z">
        <w:r>
          <w:rPr>
            <w:rFonts w:hint="eastAsia" w:ascii="微软雅黑" w:hAnsi="微软雅黑" w:eastAsia="微软雅黑" w:cs="微软雅黑"/>
            <w:sz w:val="21"/>
            <w:szCs w:val="20"/>
            <w:lang w:val="en-US" w:eastAsia="zh-CN"/>
          </w:rPr>
          <w:delText>水平</w:delText>
        </w:r>
      </w:del>
      <w:ins w:id="15" w:author="Mr.W" w:date="2025-06-26T14:51:46Z">
        <w:r>
          <w:rPr>
            <w:rFonts w:hint="eastAsia" w:ascii="微软雅黑" w:hAnsi="微软雅黑" w:eastAsia="微软雅黑" w:cs="微软雅黑"/>
            <w:sz w:val="21"/>
            <w:szCs w:val="20"/>
            <w:lang w:val="en-US" w:eastAsia="zh-CN"/>
          </w:rPr>
          <w:t>手感</w:t>
        </w:r>
      </w:ins>
      <w:r>
        <w:rPr>
          <w:rFonts w:hint="eastAsia" w:ascii="微软雅黑" w:hAnsi="微软雅黑" w:eastAsia="微软雅黑" w:cs="微软雅黑"/>
          <w:sz w:val="21"/>
          <w:szCs w:val="20"/>
          <w:lang w:val="en-US" w:eastAsia="zh-CN"/>
        </w:rPr>
        <w:t>保守说也是个平替</w:t>
      </w:r>
    </w:p>
    <w:p w14:paraId="222F754E">
      <w:pPr>
        <w:rPr>
          <w:rFonts w:hint="eastAsia" w:ascii="微软雅黑" w:hAnsi="微软雅黑" w:eastAsia="微软雅黑" w:cs="微软雅黑"/>
          <w:sz w:val="21"/>
          <w:szCs w:val="20"/>
          <w:lang w:val="en-US" w:eastAsia="zh-CN"/>
        </w:rPr>
      </w:pPr>
      <w:ins w:id="16" w:author="Mr.W" w:date="2025-06-26T14:51:55Z">
        <w:r>
          <w:rPr>
            <w:rFonts w:hint="eastAsia" w:ascii="微软雅黑" w:hAnsi="微软雅黑" w:eastAsia="微软雅黑" w:cs="微软雅黑"/>
            <w:sz w:val="21"/>
            <w:szCs w:val="20"/>
            <w:lang w:val="en-US" w:eastAsia="zh-CN"/>
          </w:rPr>
          <w:t>但</w:t>
        </w:r>
      </w:ins>
      <w:r>
        <w:rPr>
          <w:rFonts w:hint="eastAsia" w:ascii="微软雅黑" w:hAnsi="微软雅黑" w:eastAsia="微软雅黑" w:cs="微软雅黑"/>
          <w:sz w:val="21"/>
          <w:szCs w:val="20"/>
          <w:lang w:val="en-US" w:eastAsia="zh-CN"/>
        </w:rPr>
        <w:t>其他的传感器性能、主控以及续航，比起原版，更是强到一个天一个地！</w:t>
      </w:r>
    </w:p>
    <w:p w14:paraId="722E048C">
      <w:pPr>
        <w:rPr>
          <w:rFonts w:hint="eastAsia" w:ascii="微软雅黑" w:hAnsi="微软雅黑" w:eastAsia="微软雅黑" w:cs="微软雅黑"/>
          <w:sz w:val="21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0"/>
          <w:lang w:val="en-US" w:eastAsia="zh-CN"/>
        </w:rPr>
        <w:t>还真别不信！就跟我来一起看看雷柏的VT2</w:t>
      </w:r>
      <w:ins w:id="17" w:author="Mr.W" w:date="2025-06-26T14:56:01Z">
        <w:r>
          <w:rPr>
            <w:rFonts w:hint="eastAsia" w:ascii="微软雅黑" w:hAnsi="微软雅黑" w:eastAsia="微软雅黑" w:cs="微软雅黑"/>
            <w:sz w:val="21"/>
            <w:szCs w:val="20"/>
            <w:lang w:val="en-US" w:eastAsia="zh-CN"/>
          </w:rPr>
          <w:t xml:space="preserve"> </w:t>
        </w:r>
      </w:ins>
      <w:del w:id="18" w:author="Mr.W" w:date="2025-06-26T14:55:58Z">
        <w:r>
          <w:rPr>
            <w:rFonts w:hint="default" w:ascii="微软雅黑" w:hAnsi="微软雅黑" w:eastAsia="微软雅黑" w:cs="微软雅黑"/>
            <w:sz w:val="21"/>
            <w:szCs w:val="20"/>
            <w:lang w:val="en-US" w:eastAsia="zh-CN"/>
          </w:rPr>
          <w:delText>系列</w:delText>
        </w:r>
      </w:del>
      <w:ins w:id="19" w:author="Mr.W" w:date="2025-06-26T14:55:58Z">
        <w:r>
          <w:rPr>
            <w:rFonts w:hint="eastAsia" w:ascii="微软雅黑" w:hAnsi="微软雅黑" w:eastAsia="微软雅黑" w:cs="微软雅黑"/>
            <w:sz w:val="21"/>
            <w:szCs w:val="20"/>
            <w:lang w:val="en-US" w:eastAsia="zh-CN"/>
          </w:rPr>
          <w:t>MA</w:t>
        </w:r>
      </w:ins>
      <w:ins w:id="20" w:author="Mr.W" w:date="2025-06-26T14:55:59Z">
        <w:r>
          <w:rPr>
            <w:rFonts w:hint="eastAsia" w:ascii="微软雅黑" w:hAnsi="微软雅黑" w:eastAsia="微软雅黑" w:cs="微软雅黑"/>
            <w:sz w:val="21"/>
            <w:szCs w:val="20"/>
            <w:lang w:val="en-US" w:eastAsia="zh-CN"/>
          </w:rPr>
          <w:t>X</w:t>
        </w:r>
      </w:ins>
      <w:del w:id="21" w:author="Mr.W" w:date="2025-06-26T14:56:36Z">
        <w:r>
          <w:rPr>
            <w:rFonts w:hint="eastAsia" w:ascii="微软雅黑" w:hAnsi="微软雅黑" w:eastAsia="微软雅黑" w:cs="微软雅黑"/>
            <w:sz w:val="21"/>
            <w:szCs w:val="20"/>
            <w:lang w:val="en-US" w:eastAsia="zh-CN"/>
          </w:rPr>
          <w:delText>做了哪些升级</w:delText>
        </w:r>
      </w:del>
      <w:ins w:id="22" w:author="Mr.W" w:date="2025-06-26T14:56:36Z">
        <w:r>
          <w:rPr>
            <w:rFonts w:hint="eastAsia" w:ascii="微软雅黑" w:hAnsi="微软雅黑" w:eastAsia="微软雅黑" w:cs="微软雅黑"/>
            <w:sz w:val="21"/>
            <w:szCs w:val="20"/>
            <w:lang w:val="en-US" w:eastAsia="zh-CN"/>
          </w:rPr>
          <w:t>堆了</w:t>
        </w:r>
      </w:ins>
      <w:ins w:id="23" w:author="Mr.W" w:date="2025-06-26T14:56:38Z">
        <w:r>
          <w:rPr>
            <w:rFonts w:hint="eastAsia" w:ascii="微软雅黑" w:hAnsi="微软雅黑" w:eastAsia="微软雅黑" w:cs="微软雅黑"/>
            <w:sz w:val="21"/>
            <w:szCs w:val="20"/>
            <w:lang w:val="en-US" w:eastAsia="zh-CN"/>
          </w:rPr>
          <w:t>哪些</w:t>
        </w:r>
      </w:ins>
      <w:ins w:id="24" w:author="Mr.W" w:date="2025-06-26T14:56:40Z">
        <w:r>
          <w:rPr>
            <w:rFonts w:hint="eastAsia" w:ascii="微软雅黑" w:hAnsi="微软雅黑" w:eastAsia="微软雅黑" w:cs="微软雅黑"/>
            <w:sz w:val="21"/>
            <w:szCs w:val="20"/>
            <w:lang w:val="en-US" w:eastAsia="zh-CN"/>
          </w:rPr>
          <w:t>料</w:t>
        </w:r>
      </w:ins>
    </w:p>
    <w:p w14:paraId="15F3A8B0">
      <w:pPr>
        <w:rPr>
          <w:rFonts w:hint="eastAsia" w:ascii="微软雅黑" w:hAnsi="微软雅黑" w:eastAsia="微软雅黑" w:cs="微软雅黑"/>
          <w:sz w:val="21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0"/>
          <w:lang w:val="en-US" w:eastAsia="zh-CN"/>
        </w:rPr>
        <w:t>首先，性能就</w:t>
      </w:r>
      <w:del w:id="25" w:author="Mr.W" w:date="2025-06-26T14:57:17Z">
        <w:r>
          <w:rPr>
            <w:rFonts w:hint="eastAsia" w:ascii="微软雅黑" w:hAnsi="微软雅黑" w:eastAsia="微软雅黑" w:cs="微软雅黑"/>
            <w:sz w:val="21"/>
            <w:szCs w:val="20"/>
            <w:lang w:val="en-US" w:eastAsia="zh-CN"/>
          </w:rPr>
          <w:delText>提升</w:delText>
        </w:r>
      </w:del>
      <w:ins w:id="26" w:author="Mr.W" w:date="2025-06-26T14:57:17Z">
        <w:r>
          <w:rPr>
            <w:rFonts w:hint="eastAsia" w:ascii="微软雅黑" w:hAnsi="微软雅黑" w:eastAsia="微软雅黑" w:cs="微软雅黑"/>
            <w:sz w:val="21"/>
            <w:szCs w:val="20"/>
            <w:lang w:val="en-US" w:eastAsia="zh-CN"/>
          </w:rPr>
          <w:t>强</w:t>
        </w:r>
      </w:ins>
      <w:r>
        <w:rPr>
          <w:rFonts w:hint="eastAsia" w:ascii="微软雅黑" w:hAnsi="微软雅黑" w:eastAsia="微软雅黑" w:cs="微软雅黑"/>
          <w:sz w:val="21"/>
          <w:szCs w:val="20"/>
          <w:lang w:val="en-US" w:eastAsia="zh-CN"/>
        </w:rPr>
        <w:t>的不是一点半点。</w:t>
      </w:r>
    </w:p>
    <w:p w14:paraId="7405DA5F">
      <w:pPr>
        <w:rPr>
          <w:del w:id="27" w:author="Mr.W" w:date="2025-06-26T14:57:58Z"/>
          <w:rFonts w:hint="eastAsia" w:ascii="微软雅黑" w:hAnsi="微软雅黑" w:eastAsia="微软雅黑" w:cs="微软雅黑"/>
          <w:sz w:val="21"/>
          <w:szCs w:val="20"/>
          <w:lang w:val="en-US" w:eastAsia="zh-CN"/>
        </w:rPr>
      </w:pPr>
      <w:del w:id="28" w:author="Mr.W" w:date="2025-06-26T14:57:58Z">
        <w:r>
          <w:rPr>
            <w:rFonts w:hint="eastAsia" w:ascii="微软雅黑" w:hAnsi="微软雅黑" w:eastAsia="微软雅黑" w:cs="微软雅黑"/>
            <w:sz w:val="21"/>
            <w:szCs w:val="20"/>
            <w:lang w:val="en-US" w:eastAsia="zh-CN"/>
          </w:rPr>
          <w:delText>两百出头的VT2用的3398</w:delText>
        </w:r>
      </w:del>
      <w:del w:id="29" w:author="Mr.W" w:date="2025-06-26T14:57:58Z">
        <w:r>
          <w:rPr>
            <w:rFonts w:hint="eastAsia" w:ascii="微软雅黑" w:hAnsi="微软雅黑" w:eastAsia="微软雅黑" w:cs="微软雅黑"/>
            <w:color w:val="0000FF"/>
            <w:sz w:val="21"/>
            <w:szCs w:val="20"/>
            <w:lang w:val="en-US" w:eastAsia="zh-CN"/>
          </w:rPr>
          <w:delText>（3395高定版）</w:delText>
        </w:r>
      </w:del>
    </w:p>
    <w:p w14:paraId="1577B65E">
      <w:pPr>
        <w:rPr>
          <w:rFonts w:hint="eastAsia" w:ascii="微软雅黑" w:hAnsi="微软雅黑" w:eastAsia="微软雅黑" w:cs="微软雅黑"/>
          <w:color w:val="0000FF"/>
          <w:sz w:val="21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0"/>
          <w:lang w:val="en-US" w:eastAsia="zh-CN"/>
        </w:rPr>
        <w:t>旗舰</w:t>
      </w:r>
      <w:del w:id="30" w:author="Mr.W" w:date="2025-06-26T14:57:54Z">
        <w:r>
          <w:rPr>
            <w:rFonts w:hint="eastAsia" w:ascii="微软雅黑" w:hAnsi="微软雅黑" w:eastAsia="微软雅黑" w:cs="微软雅黑"/>
            <w:sz w:val="21"/>
            <w:szCs w:val="20"/>
            <w:lang w:val="en-US" w:eastAsia="zh-CN"/>
          </w:rPr>
          <w:delText>VT2Max则是</w:delText>
        </w:r>
      </w:del>
      <w:r>
        <w:rPr>
          <w:rFonts w:hint="eastAsia" w:ascii="微软雅黑" w:hAnsi="微软雅黑" w:eastAsia="微软雅黑" w:cs="微软雅黑"/>
          <w:sz w:val="21"/>
          <w:szCs w:val="20"/>
          <w:lang w:val="en-US" w:eastAsia="zh-CN"/>
        </w:rPr>
        <w:t>定制增强版的3950</w:t>
      </w:r>
      <w:r>
        <w:rPr>
          <w:rFonts w:hint="eastAsia" w:ascii="微软雅黑" w:hAnsi="微软雅黑" w:eastAsia="微软雅黑" w:cs="微软雅黑"/>
          <w:color w:val="0000FF"/>
          <w:sz w:val="21"/>
          <w:szCs w:val="20"/>
          <w:lang w:val="en-US" w:eastAsia="zh-CN"/>
        </w:rPr>
        <w:t>（</w:t>
      </w:r>
      <w:ins w:id="31" w:author="Mr.W" w:date="2025-06-26T14:58:01Z">
        <w:r>
          <w:rPr>
            <w:rFonts w:hint="eastAsia" w:ascii="微软雅黑" w:hAnsi="微软雅黑" w:eastAsia="微软雅黑" w:cs="微软雅黑"/>
            <w:color w:val="0000FF"/>
            <w:sz w:val="21"/>
            <w:szCs w:val="20"/>
            <w:lang w:val="en-US" w:eastAsia="zh-CN"/>
          </w:rPr>
          <w:t>花字</w:t>
        </w:r>
      </w:ins>
      <w:ins w:id="32" w:author="Mr.W" w:date="2025-06-26T14:58:04Z">
        <w:r>
          <w:rPr>
            <w:rFonts w:hint="eastAsia" w:ascii="微软雅黑" w:hAnsi="微软雅黑" w:eastAsia="微软雅黑" w:cs="微软雅黑"/>
            <w:color w:val="0000FF"/>
            <w:sz w:val="21"/>
            <w:szCs w:val="20"/>
            <w:lang w:val="en-US" w:eastAsia="zh-CN"/>
          </w:rPr>
          <w:t>标注：</w:t>
        </w:r>
      </w:ins>
      <w:r>
        <w:rPr>
          <w:rFonts w:hint="eastAsia" w:ascii="微软雅黑" w:hAnsi="微软雅黑" w:eastAsia="微软雅黑" w:cs="微软雅黑"/>
          <w:color w:val="0000FF"/>
          <w:sz w:val="21"/>
          <w:szCs w:val="20"/>
          <w:lang w:val="en-US" w:eastAsia="zh-CN"/>
        </w:rPr>
        <w:t>原相定制3950 Ultimate）</w:t>
      </w:r>
    </w:p>
    <w:p w14:paraId="535560B8">
      <w:pPr>
        <w:rPr>
          <w:rFonts w:hint="default" w:ascii="微软雅黑" w:hAnsi="微软雅黑" w:eastAsia="微软雅黑" w:cs="微软雅黑"/>
          <w:sz w:val="21"/>
          <w:szCs w:val="20"/>
          <w:lang w:val="en-US" w:eastAsia="zh-CN"/>
        </w:rPr>
      </w:pPr>
      <w:ins w:id="33" w:author="Mr.W" w:date="2025-06-30T14:17:06Z">
        <w:r>
          <w:rPr>
            <w:rFonts w:hint="eastAsia" w:ascii="微软雅黑" w:hAnsi="微软雅黑" w:eastAsia="微软雅黑" w:cs="微软雅黑"/>
            <w:sz w:val="21"/>
            <w:szCs w:val="20"/>
            <w:lang w:val="en-US" w:eastAsia="zh-CN"/>
          </w:rPr>
          <w:t>首发</w:t>
        </w:r>
      </w:ins>
      <w:del w:id="34" w:author="Mr.W" w:date="2025-06-26T14:58:23Z">
        <w:r>
          <w:rPr>
            <w:rFonts w:hint="eastAsia" w:ascii="微软雅黑" w:hAnsi="微软雅黑" w:eastAsia="微软雅黑" w:cs="微软雅黑"/>
            <w:sz w:val="21"/>
            <w:szCs w:val="20"/>
            <w:lang w:val="en-US" w:eastAsia="zh-CN"/>
          </w:rPr>
          <w:delText>而且他们还有个共同点，就是用上了</w:delText>
        </w:r>
      </w:del>
      <w:r>
        <w:rPr>
          <w:rFonts w:hint="eastAsia" w:ascii="微软雅黑" w:hAnsi="微软雅黑" w:eastAsia="微软雅黑" w:cs="微软雅黑"/>
          <w:sz w:val="21"/>
          <w:szCs w:val="20"/>
          <w:lang w:val="en-US" w:eastAsia="zh-CN"/>
        </w:rPr>
        <w:t>诺迪克最新的54主控芯片</w:t>
      </w:r>
    </w:p>
    <w:p w14:paraId="0E7316E8">
      <w:pPr>
        <w:tabs>
          <w:tab w:val="left" w:pos="4658"/>
        </w:tabs>
        <w:rPr>
          <w:ins w:id="35" w:author="Mr.W" w:date="2025-06-26T15:01:09Z"/>
          <w:rFonts w:hint="eastAsia" w:ascii="微软雅黑" w:hAnsi="微软雅黑" w:eastAsia="微软雅黑" w:cs="微软雅黑"/>
          <w:sz w:val="21"/>
          <w:szCs w:val="20"/>
          <w:lang w:val="en-US" w:eastAsia="zh-CN"/>
        </w:rPr>
      </w:pPr>
      <w:ins w:id="36" w:author="Mr.W" w:date="2025-06-26T14:58:57Z">
        <w:r>
          <w:rPr>
            <w:rFonts w:hint="eastAsia" w:ascii="微软雅黑" w:hAnsi="微软雅黑" w:eastAsia="微软雅黑" w:cs="微软雅黑"/>
            <w:sz w:val="21"/>
            <w:szCs w:val="20"/>
            <w:lang w:val="en-US" w:eastAsia="zh-CN"/>
          </w:rPr>
          <w:t>鼠标</w:t>
        </w:r>
      </w:ins>
      <w:r>
        <w:rPr>
          <w:rFonts w:hint="eastAsia" w:ascii="微软雅黑" w:hAnsi="微软雅黑" w:eastAsia="微软雅黑" w:cs="微软雅黑"/>
          <w:sz w:val="21"/>
          <w:szCs w:val="20"/>
          <w:lang w:val="en-US" w:eastAsia="zh-CN"/>
        </w:rPr>
        <w:t>不仅</w:t>
      </w:r>
      <w:ins w:id="37" w:author="Mr.W" w:date="2025-06-26T15:01:01Z">
        <w:r>
          <w:rPr>
            <w:rFonts w:hint="eastAsia" w:ascii="微软雅黑" w:hAnsi="微软雅黑" w:eastAsia="微软雅黑" w:cs="微软雅黑"/>
            <w:sz w:val="21"/>
            <w:szCs w:val="20"/>
            <w:lang w:val="en-US" w:eastAsia="zh-CN"/>
          </w:rPr>
          <w:t>有</w:t>
        </w:r>
      </w:ins>
      <w:ins w:id="38" w:author="Mr.W" w:date="2025-06-26T15:01:03Z">
        <w:r>
          <w:rPr>
            <w:rFonts w:hint="eastAsia" w:ascii="微软雅黑" w:hAnsi="微软雅黑" w:eastAsia="微软雅黑" w:cs="微软雅黑"/>
            <w:sz w:val="21"/>
            <w:szCs w:val="20"/>
            <w:lang w:val="en-US" w:eastAsia="zh-CN"/>
          </w:rPr>
          <w:t>五</w:t>
        </w:r>
      </w:ins>
      <w:ins w:id="39" w:author="Mr.W" w:date="2025-06-26T15:01:04Z">
        <w:r>
          <w:rPr>
            <w:rFonts w:hint="eastAsia" w:ascii="微软雅黑" w:hAnsi="微软雅黑" w:eastAsia="微软雅黑" w:cs="微软雅黑"/>
            <w:sz w:val="21"/>
            <w:szCs w:val="20"/>
            <w:lang w:val="en-US" w:eastAsia="zh-CN"/>
          </w:rPr>
          <w:t>个</w:t>
        </w:r>
      </w:ins>
      <w:ins w:id="40" w:author="Mr.W" w:date="2025-06-26T15:01:05Z">
        <w:r>
          <w:rPr>
            <w:rFonts w:hint="eastAsia" w:ascii="微软雅黑" w:hAnsi="微软雅黑" w:eastAsia="微软雅黑" w:cs="微软雅黑"/>
            <w:sz w:val="21"/>
            <w:szCs w:val="20"/>
            <w:lang w:val="en-US" w:eastAsia="zh-CN"/>
          </w:rPr>
          <w:t>性能</w:t>
        </w:r>
      </w:ins>
      <w:ins w:id="41" w:author="Mr.W" w:date="2025-06-26T15:01:56Z">
        <w:r>
          <w:rPr>
            <w:rFonts w:hint="eastAsia" w:ascii="微软雅黑" w:hAnsi="微软雅黑" w:eastAsia="微软雅黑" w:cs="微软雅黑"/>
            <w:sz w:val="21"/>
            <w:szCs w:val="20"/>
            <w:lang w:val="en-US" w:eastAsia="zh-CN"/>
          </w:rPr>
          <w:t>模式</w:t>
        </w:r>
      </w:ins>
      <w:ins w:id="42" w:author="Mr.W" w:date="2025-06-26T15:01:08Z">
        <w:r>
          <w:rPr>
            <w:rFonts w:hint="eastAsia" w:ascii="微软雅黑" w:hAnsi="微软雅黑" w:eastAsia="微软雅黑" w:cs="微软雅黑"/>
            <w:sz w:val="21"/>
            <w:szCs w:val="20"/>
            <w:lang w:val="en-US" w:eastAsia="zh-CN"/>
          </w:rPr>
          <w:t>可选</w:t>
        </w:r>
      </w:ins>
    </w:p>
    <w:p w14:paraId="2B6EC6F7">
      <w:pPr>
        <w:tabs>
          <w:tab w:val="left" w:pos="4658"/>
        </w:tabs>
        <w:rPr>
          <w:rFonts w:hint="eastAsia" w:ascii="微软雅黑" w:hAnsi="微软雅黑" w:eastAsia="微软雅黑" w:cs="微软雅黑"/>
          <w:sz w:val="21"/>
          <w:szCs w:val="20"/>
          <w:lang w:val="en-US" w:eastAsia="zh-CN"/>
        </w:rPr>
      </w:pPr>
      <w:ins w:id="43" w:author="Mr.W" w:date="2025-06-26T15:01:10Z">
        <w:r>
          <w:rPr>
            <w:rFonts w:hint="eastAsia" w:ascii="微软雅黑" w:hAnsi="微软雅黑" w:eastAsia="微软雅黑" w:cs="微软雅黑"/>
            <w:sz w:val="21"/>
            <w:szCs w:val="20"/>
            <w:lang w:val="en-US" w:eastAsia="zh-CN"/>
          </w:rPr>
          <w:t>其中</w:t>
        </w:r>
      </w:ins>
      <w:ins w:id="44" w:author="Mr.W" w:date="2025-06-26T15:01:11Z">
        <w:r>
          <w:rPr>
            <w:rFonts w:hint="eastAsia" w:ascii="微软雅黑" w:hAnsi="微软雅黑" w:eastAsia="微软雅黑" w:cs="微软雅黑"/>
            <w:sz w:val="21"/>
            <w:szCs w:val="20"/>
            <w:lang w:val="en-US" w:eastAsia="zh-CN"/>
          </w:rPr>
          <w:t>狂暴</w:t>
        </w:r>
      </w:ins>
      <w:ins w:id="45" w:author="Mr.W" w:date="2025-06-26T15:01:12Z">
        <w:r>
          <w:rPr>
            <w:rFonts w:hint="eastAsia" w:ascii="微软雅黑" w:hAnsi="微软雅黑" w:eastAsia="微软雅黑" w:cs="微软雅黑"/>
            <w:sz w:val="21"/>
            <w:szCs w:val="20"/>
            <w:lang w:val="en-US" w:eastAsia="zh-CN"/>
          </w:rPr>
          <w:t>竞技</w:t>
        </w:r>
      </w:ins>
      <w:ins w:id="46" w:author="Mr.W" w:date="2025-06-26T15:01:13Z">
        <w:r>
          <w:rPr>
            <w:rFonts w:hint="eastAsia" w:ascii="微软雅黑" w:hAnsi="微软雅黑" w:eastAsia="微软雅黑" w:cs="微软雅黑"/>
            <w:sz w:val="21"/>
            <w:szCs w:val="20"/>
            <w:lang w:val="en-US" w:eastAsia="zh-CN"/>
          </w:rPr>
          <w:t>模式</w:t>
        </w:r>
      </w:ins>
      <w:ins w:id="47" w:author="Mr.W" w:date="2025-06-26T15:01:14Z">
        <w:r>
          <w:rPr>
            <w:rFonts w:hint="eastAsia" w:ascii="微软雅黑" w:hAnsi="微软雅黑" w:eastAsia="微软雅黑" w:cs="微软雅黑"/>
            <w:sz w:val="21"/>
            <w:szCs w:val="20"/>
            <w:lang w:val="en-US" w:eastAsia="zh-CN"/>
          </w:rPr>
          <w:t>还能</w:t>
        </w:r>
      </w:ins>
      <w:ins w:id="48" w:author="Mr.W" w:date="2025-06-26T15:01:19Z">
        <w:r>
          <w:rPr>
            <w:rFonts w:hint="eastAsia" w:ascii="微软雅黑" w:hAnsi="微软雅黑" w:eastAsia="微软雅黑" w:cs="微软雅黑"/>
            <w:sz w:val="21"/>
            <w:szCs w:val="20"/>
            <w:lang w:val="en-US" w:eastAsia="zh-CN"/>
          </w:rPr>
          <w:t>做到</w:t>
        </w:r>
      </w:ins>
      <w:ins w:id="49" w:author="Mr.W" w:date="2025-06-26T14:58:39Z">
        <w:r>
          <w:rPr>
            <w:rFonts w:hint="eastAsia" w:ascii="微软雅黑" w:hAnsi="微软雅黑" w:eastAsia="微软雅黑" w:cs="微软雅黑"/>
            <w:sz w:val="21"/>
            <w:szCs w:val="20"/>
            <w:lang w:val="en-US" w:eastAsia="zh-CN"/>
          </w:rPr>
          <w:t>20</w:t>
        </w:r>
      </w:ins>
      <w:ins w:id="50" w:author="Mr.W" w:date="2025-06-26T14:58:40Z">
        <w:r>
          <w:rPr>
            <w:rFonts w:hint="eastAsia" w:ascii="微软雅黑" w:hAnsi="微软雅黑" w:eastAsia="微软雅黑" w:cs="微软雅黑"/>
            <w:sz w:val="21"/>
            <w:szCs w:val="20"/>
            <w:lang w:val="en-US" w:eastAsia="zh-CN"/>
          </w:rPr>
          <w:t>000</w:t>
        </w:r>
      </w:ins>
      <w:ins w:id="51" w:author="Mr.W" w:date="2025-06-26T14:58:42Z">
        <w:r>
          <w:rPr>
            <w:rFonts w:hint="eastAsia" w:ascii="微软雅黑" w:hAnsi="微软雅黑" w:eastAsia="微软雅黑" w:cs="微软雅黑"/>
            <w:sz w:val="21"/>
            <w:szCs w:val="20"/>
            <w:lang w:val="en-US" w:eastAsia="zh-CN"/>
          </w:rPr>
          <w:t>FPS</w:t>
        </w:r>
      </w:ins>
      <w:ins w:id="52" w:author="Mr.W" w:date="2025-06-26T14:58:44Z">
        <w:r>
          <w:rPr>
            <w:rFonts w:hint="eastAsia" w:ascii="微软雅黑" w:hAnsi="微软雅黑" w:eastAsia="微软雅黑" w:cs="微软雅黑"/>
            <w:sz w:val="21"/>
            <w:szCs w:val="20"/>
            <w:lang w:val="en-US" w:eastAsia="zh-CN"/>
          </w:rPr>
          <w:t>全段</w:t>
        </w:r>
      </w:ins>
      <w:ins w:id="53" w:author="Mr.W" w:date="2025-06-26T14:58:46Z">
        <w:r>
          <w:rPr>
            <w:rFonts w:hint="eastAsia" w:ascii="微软雅黑" w:hAnsi="微软雅黑" w:eastAsia="微软雅黑" w:cs="微软雅黑"/>
            <w:sz w:val="21"/>
            <w:szCs w:val="20"/>
            <w:lang w:val="en-US" w:eastAsia="zh-CN"/>
          </w:rPr>
          <w:t>扫描</w:t>
        </w:r>
      </w:ins>
      <w:ins w:id="54" w:author="Mr.W" w:date="2025-06-26T14:58:48Z">
        <w:r>
          <w:rPr>
            <w:rFonts w:hint="eastAsia" w:ascii="微软雅黑" w:hAnsi="微软雅黑" w:eastAsia="微软雅黑" w:cs="微软雅黑"/>
            <w:sz w:val="21"/>
            <w:szCs w:val="20"/>
            <w:lang w:val="en-US" w:eastAsia="zh-CN"/>
          </w:rPr>
          <w:t>帧率</w:t>
        </w:r>
      </w:ins>
      <w:del w:id="55" w:author="Mr.W" w:date="2025-06-26T14:59:04Z">
        <w:r>
          <w:rPr>
            <w:rFonts w:hint="eastAsia" w:ascii="微软雅黑" w:hAnsi="微软雅黑" w:eastAsia="微软雅黑" w:cs="微软雅黑"/>
            <w:sz w:val="21"/>
            <w:szCs w:val="20"/>
            <w:lang w:val="en-US" w:eastAsia="zh-CN"/>
          </w:rPr>
          <w:delText>FPS扫描率更高</w:delText>
        </w:r>
      </w:del>
      <w:del w:id="56" w:author="Mr.W" w:date="2025-06-26T14:59:04Z">
        <w:r>
          <w:rPr>
            <w:rFonts w:hint="eastAsia" w:ascii="微软雅黑" w:hAnsi="微软雅黑" w:eastAsia="微软雅黑" w:cs="微软雅黑"/>
            <w:color w:val="0000FF"/>
            <w:sz w:val="21"/>
            <w:szCs w:val="20"/>
            <w:lang w:val="en-US" w:eastAsia="zh-CN"/>
          </w:rPr>
          <w:delText>（VT2MAX≥20000FPS静态疾速扫描）</w:delText>
        </w:r>
      </w:del>
    </w:p>
    <w:p w14:paraId="010208AF">
      <w:pPr>
        <w:rPr>
          <w:ins w:id="57" w:author="Mr.W" w:date="2025-06-26T14:59:07Z"/>
          <w:rFonts w:hint="eastAsia" w:ascii="微软雅黑" w:hAnsi="微软雅黑" w:eastAsia="微软雅黑" w:cs="微软雅黑"/>
          <w:sz w:val="21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0"/>
          <w:lang w:val="en-US" w:eastAsia="zh-CN"/>
        </w:rPr>
        <w:t>还有个能明显感知到的体验，就是超长续航</w:t>
      </w:r>
      <w:bookmarkStart w:id="0" w:name="_GoBack"/>
      <w:bookmarkEnd w:id="0"/>
    </w:p>
    <w:p w14:paraId="290C94CD">
      <w:pPr>
        <w:rPr>
          <w:del w:id="58" w:author="Mr.W" w:date="2025-06-26T15:01:38Z"/>
          <w:rFonts w:hint="eastAsia" w:ascii="微软雅黑" w:hAnsi="微软雅黑" w:eastAsia="微软雅黑" w:cs="微软雅黑"/>
          <w:sz w:val="21"/>
          <w:szCs w:val="20"/>
          <w:lang w:val="en-US" w:eastAsia="zh-CN"/>
        </w:rPr>
      </w:pPr>
    </w:p>
    <w:p w14:paraId="15531474">
      <w:pPr>
        <w:rPr>
          <w:del w:id="59" w:author="Mr.W" w:date="2025-06-26T15:01:37Z"/>
          <w:rFonts w:hint="eastAsia" w:ascii="微软雅黑" w:hAnsi="微软雅黑" w:eastAsia="微软雅黑" w:cs="微软雅黑"/>
          <w:sz w:val="21"/>
          <w:szCs w:val="20"/>
          <w:lang w:val="en-US" w:eastAsia="zh-CN"/>
        </w:rPr>
      </w:pPr>
      <w:del w:id="60" w:author="Mr.W" w:date="2025-06-26T15:01:37Z">
        <w:r>
          <w:rPr>
            <w:rFonts w:hint="eastAsia" w:ascii="微软雅黑" w:hAnsi="微软雅黑" w:eastAsia="微软雅黑" w:cs="微软雅黑"/>
            <w:sz w:val="21"/>
            <w:szCs w:val="20"/>
            <w:lang w:val="en-US" w:eastAsia="zh-CN"/>
          </w:rPr>
          <w:delText>四个模式支持自动调节，还分别有着不同的性能和续航</w:delText>
        </w:r>
      </w:del>
    </w:p>
    <w:p w14:paraId="11DB19B8">
      <w:pPr>
        <w:rPr>
          <w:rFonts w:hint="eastAsia" w:ascii="微软雅黑" w:hAnsi="微软雅黑" w:eastAsia="微软雅黑" w:cs="微软雅黑"/>
          <w:sz w:val="21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0"/>
          <w:lang w:val="en-US" w:eastAsia="zh-CN"/>
        </w:rPr>
        <w:t>就拿最为常用的火力模式1k回报率来说，它都能达到500小时以上的夸张续航表现</w:t>
      </w:r>
    </w:p>
    <w:p w14:paraId="35EA934F">
      <w:pPr>
        <w:rPr>
          <w:ins w:id="61" w:author="Mr.W" w:date="2025-06-26T15:02:58Z"/>
          <w:rFonts w:hint="eastAsia" w:ascii="微软雅黑" w:hAnsi="微软雅黑" w:eastAsia="微软雅黑" w:cs="微软雅黑"/>
          <w:color w:val="0000FF"/>
          <w:sz w:val="21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0"/>
          <w:lang w:val="en-US" w:eastAsia="zh-CN"/>
        </w:rPr>
        <w:t>像我这手里这个，到手已经用了好几天，它甚至都没掉电</w:t>
      </w:r>
      <w:r>
        <w:rPr>
          <w:rFonts w:hint="eastAsia" w:ascii="微软雅黑" w:hAnsi="微软雅黑" w:eastAsia="微软雅黑" w:cs="微软雅黑"/>
          <w:color w:val="0000FF"/>
          <w:sz w:val="21"/>
          <w:szCs w:val="20"/>
          <w:lang w:val="en-US" w:eastAsia="zh-CN"/>
        </w:rPr>
        <w:t>（展示满电画面）</w:t>
      </w:r>
    </w:p>
    <w:p w14:paraId="58BB282A">
      <w:pPr>
        <w:rPr>
          <w:rFonts w:hint="eastAsia" w:ascii="微软雅黑" w:hAnsi="微软雅黑" w:eastAsia="微软雅黑" w:cs="微软雅黑"/>
          <w:sz w:val="21"/>
          <w:szCs w:val="20"/>
          <w:lang w:val="en-US" w:eastAsia="zh-CN"/>
        </w:rPr>
      </w:pPr>
      <w:ins w:id="62" w:author="Mr.W" w:date="2025-06-26T15:04:04Z">
        <w:r>
          <w:rPr>
            <w:rFonts w:hint="eastAsia" w:ascii="微软雅黑" w:hAnsi="微软雅黑" w:eastAsia="微软雅黑" w:cs="微软雅黑"/>
            <w:color w:val="0000FF"/>
            <w:sz w:val="21"/>
            <w:szCs w:val="20"/>
            <w:lang w:val="en-US" w:eastAsia="zh-CN"/>
          </w:rPr>
          <w:t>甚至</w:t>
        </w:r>
      </w:ins>
      <w:ins w:id="63" w:author="Mr.W" w:date="2025-06-26T15:04:05Z">
        <w:r>
          <w:rPr>
            <w:rFonts w:hint="eastAsia" w:ascii="微软雅黑" w:hAnsi="微软雅黑" w:eastAsia="微软雅黑" w:cs="微软雅黑"/>
            <w:color w:val="0000FF"/>
            <w:sz w:val="21"/>
            <w:szCs w:val="20"/>
            <w:lang w:val="en-US" w:eastAsia="zh-CN"/>
          </w:rPr>
          <w:t>在</w:t>
        </w:r>
      </w:ins>
      <w:ins w:id="64" w:author="Mr.W" w:date="2025-06-26T15:04:08Z">
        <w:r>
          <w:rPr>
            <w:rFonts w:hint="eastAsia" w:ascii="微软雅黑" w:hAnsi="微软雅黑" w:eastAsia="微软雅黑" w:cs="微软雅黑"/>
            <w:color w:val="0000FF"/>
            <w:sz w:val="21"/>
            <w:szCs w:val="20"/>
            <w:lang w:val="en-US" w:eastAsia="zh-CN"/>
          </w:rPr>
          <w:t>狂暴</w:t>
        </w:r>
      </w:ins>
      <w:ins w:id="65" w:author="Mr.W" w:date="2025-06-26T15:04:11Z">
        <w:r>
          <w:rPr>
            <w:rFonts w:hint="eastAsia" w:ascii="微软雅黑" w:hAnsi="微软雅黑" w:eastAsia="微软雅黑" w:cs="微软雅黑"/>
            <w:color w:val="0000FF"/>
            <w:sz w:val="21"/>
            <w:szCs w:val="20"/>
            <w:lang w:val="en-US" w:eastAsia="zh-CN"/>
          </w:rPr>
          <w:t>竞技模式</w:t>
        </w:r>
      </w:ins>
      <w:ins w:id="66" w:author="Mr.W" w:date="2025-06-26T15:04:13Z">
        <w:r>
          <w:rPr>
            <w:rFonts w:hint="eastAsia" w:ascii="微软雅黑" w:hAnsi="微软雅黑" w:eastAsia="微软雅黑" w:cs="微软雅黑"/>
            <w:color w:val="0000FF"/>
            <w:sz w:val="21"/>
            <w:szCs w:val="20"/>
            <w:lang w:val="en-US" w:eastAsia="zh-CN"/>
          </w:rPr>
          <w:t>8K</w:t>
        </w:r>
      </w:ins>
      <w:ins w:id="67" w:author="Mr.W" w:date="2025-06-26T15:04:19Z">
        <w:r>
          <w:rPr>
            <w:rFonts w:hint="eastAsia" w:ascii="微软雅黑" w:hAnsi="微软雅黑" w:eastAsia="微软雅黑" w:cs="微软雅黑"/>
            <w:color w:val="0000FF"/>
            <w:sz w:val="21"/>
            <w:szCs w:val="20"/>
            <w:lang w:val="en-US" w:eastAsia="zh-CN"/>
          </w:rPr>
          <w:t>回报率下</w:t>
        </w:r>
      </w:ins>
      <w:ins w:id="68" w:author="Mr.W" w:date="2025-06-26T15:04:20Z">
        <w:r>
          <w:rPr>
            <w:rFonts w:hint="eastAsia" w:ascii="微软雅黑" w:hAnsi="微软雅黑" w:eastAsia="微软雅黑" w:cs="微软雅黑"/>
            <w:color w:val="0000FF"/>
            <w:sz w:val="21"/>
            <w:szCs w:val="20"/>
            <w:lang w:val="en-US" w:eastAsia="zh-CN"/>
          </w:rPr>
          <w:t>，</w:t>
        </w:r>
      </w:ins>
      <w:ins w:id="69" w:author="Mr.W" w:date="2025-06-26T15:04:22Z">
        <w:r>
          <w:rPr>
            <w:rFonts w:hint="eastAsia" w:ascii="微软雅黑" w:hAnsi="微软雅黑" w:eastAsia="微软雅黑" w:cs="微软雅黑"/>
            <w:color w:val="0000FF"/>
            <w:sz w:val="21"/>
            <w:szCs w:val="20"/>
            <w:lang w:val="en-US" w:eastAsia="zh-CN"/>
          </w:rPr>
          <w:t>还能</w:t>
        </w:r>
      </w:ins>
      <w:ins w:id="70" w:author="Mr.W" w:date="2025-06-26T15:04:24Z">
        <w:r>
          <w:rPr>
            <w:rFonts w:hint="eastAsia" w:ascii="微软雅黑" w:hAnsi="微软雅黑" w:eastAsia="微软雅黑" w:cs="微软雅黑"/>
            <w:color w:val="0000FF"/>
            <w:sz w:val="21"/>
            <w:szCs w:val="20"/>
            <w:lang w:val="en-US" w:eastAsia="zh-CN"/>
          </w:rPr>
          <w:t>连续</w:t>
        </w:r>
      </w:ins>
      <w:ins w:id="71" w:author="Mr.W" w:date="2025-06-26T15:04:25Z">
        <w:r>
          <w:rPr>
            <w:rFonts w:hint="eastAsia" w:ascii="微软雅黑" w:hAnsi="微软雅黑" w:eastAsia="微软雅黑" w:cs="微软雅黑"/>
            <w:color w:val="0000FF"/>
            <w:sz w:val="21"/>
            <w:szCs w:val="20"/>
            <w:lang w:val="en-US" w:eastAsia="zh-CN"/>
          </w:rPr>
          <w:t>用8</w:t>
        </w:r>
      </w:ins>
      <w:ins w:id="72" w:author="Mr.W" w:date="2025-06-26T15:04:26Z">
        <w:r>
          <w:rPr>
            <w:rFonts w:hint="eastAsia" w:ascii="微软雅黑" w:hAnsi="微软雅黑" w:eastAsia="微软雅黑" w:cs="微软雅黑"/>
            <w:color w:val="0000FF"/>
            <w:sz w:val="21"/>
            <w:szCs w:val="20"/>
            <w:lang w:val="en-US" w:eastAsia="zh-CN"/>
          </w:rPr>
          <w:t>5</w:t>
        </w:r>
      </w:ins>
      <w:ins w:id="73" w:author="Mr.W" w:date="2025-06-26T15:04:27Z">
        <w:r>
          <w:rPr>
            <w:rFonts w:hint="eastAsia" w:ascii="微软雅黑" w:hAnsi="微软雅黑" w:eastAsia="微软雅黑" w:cs="微软雅黑"/>
            <w:color w:val="0000FF"/>
            <w:sz w:val="21"/>
            <w:szCs w:val="20"/>
            <w:lang w:val="en-US" w:eastAsia="zh-CN"/>
          </w:rPr>
          <w:t>小时</w:t>
        </w:r>
      </w:ins>
      <w:ins w:id="74" w:author="Mr.W" w:date="2025-06-26T15:03:00Z">
        <w:r>
          <w:rPr>
            <w:rFonts w:hint="eastAsia" w:ascii="微软雅黑" w:hAnsi="微软雅黑" w:eastAsia="微软雅黑" w:cs="微软雅黑"/>
            <w:color w:val="0000FF"/>
            <w:sz w:val="21"/>
            <w:szCs w:val="20"/>
            <w:lang w:val="en-US" w:eastAsia="zh-CN"/>
          </w:rPr>
          <w:t>，</w:t>
        </w:r>
      </w:ins>
      <w:r>
        <w:rPr>
          <w:rFonts w:hint="eastAsia" w:ascii="微软雅黑" w:hAnsi="微软雅黑" w:eastAsia="微软雅黑" w:cs="微软雅黑"/>
          <w:sz w:val="21"/>
          <w:szCs w:val="20"/>
          <w:lang w:val="en-US" w:eastAsia="zh-CN"/>
        </w:rPr>
        <w:t>真就离谱吧！</w:t>
      </w:r>
    </w:p>
    <w:p w14:paraId="04C35374">
      <w:pPr>
        <w:rPr>
          <w:rFonts w:hint="eastAsia" w:ascii="微软雅黑" w:hAnsi="微软雅黑" w:eastAsia="微软雅黑" w:cs="微软雅黑"/>
          <w:sz w:val="21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0"/>
          <w:lang w:val="en-US" w:eastAsia="zh-CN"/>
        </w:rPr>
        <w:t>再就是机身配置上，VT2</w:t>
      </w:r>
      <w:ins w:id="75" w:author="Mr.W" w:date="2025-06-26T15:04:47Z">
        <w:r>
          <w:rPr>
            <w:rFonts w:hint="eastAsia" w:ascii="微软雅黑" w:hAnsi="微软雅黑" w:eastAsia="微软雅黑" w:cs="微软雅黑"/>
            <w:sz w:val="21"/>
            <w:szCs w:val="20"/>
            <w:lang w:val="en-US" w:eastAsia="zh-CN"/>
          </w:rPr>
          <w:t xml:space="preserve"> </w:t>
        </w:r>
      </w:ins>
      <w:ins w:id="76" w:author="Mr.W" w:date="2025-06-26T15:04:42Z">
        <w:r>
          <w:rPr>
            <w:rFonts w:hint="eastAsia" w:ascii="微软雅黑" w:hAnsi="微软雅黑" w:eastAsia="微软雅黑" w:cs="微软雅黑"/>
            <w:sz w:val="21"/>
            <w:szCs w:val="20"/>
            <w:lang w:val="en-US" w:eastAsia="zh-CN"/>
          </w:rPr>
          <w:t>MA</w:t>
        </w:r>
      </w:ins>
      <w:ins w:id="77" w:author="Mr.W" w:date="2025-06-26T15:04:44Z">
        <w:r>
          <w:rPr>
            <w:rFonts w:hint="eastAsia" w:ascii="微软雅黑" w:hAnsi="微软雅黑" w:eastAsia="微软雅黑" w:cs="微软雅黑"/>
            <w:sz w:val="21"/>
            <w:szCs w:val="20"/>
            <w:lang w:val="en-US" w:eastAsia="zh-CN"/>
          </w:rPr>
          <w:t>X</w:t>
        </w:r>
      </w:ins>
      <w:r>
        <w:rPr>
          <w:rFonts w:hint="eastAsia" w:ascii="微软雅黑" w:hAnsi="微软雅黑" w:eastAsia="微软雅黑" w:cs="微软雅黑"/>
          <w:sz w:val="21"/>
          <w:szCs w:val="20"/>
          <w:lang w:val="en-US" w:eastAsia="zh-CN"/>
        </w:rPr>
        <w:t>也同样有着不少升级</w:t>
      </w:r>
    </w:p>
    <w:p w14:paraId="53351C68">
      <w:pPr>
        <w:rPr>
          <w:rFonts w:hint="eastAsia" w:ascii="微软雅黑" w:hAnsi="微软雅黑" w:eastAsia="微软雅黑" w:cs="微软雅黑"/>
          <w:sz w:val="21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0"/>
          <w:lang w:val="en-US" w:eastAsia="zh-CN"/>
        </w:rPr>
        <w:t>800毫安大电池，但重量仅为54g左右</w:t>
      </w:r>
    </w:p>
    <w:p w14:paraId="5C1A311D">
      <w:pPr>
        <w:rPr>
          <w:rFonts w:hint="eastAsia" w:ascii="微软雅黑" w:hAnsi="微软雅黑" w:eastAsia="微软雅黑" w:cs="微软雅黑"/>
          <w:sz w:val="21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0"/>
          <w:lang w:val="en-US" w:eastAsia="zh-CN"/>
        </w:rPr>
        <w:t>像微动以及滚轮更是直接对标了国际大厂</w:t>
      </w:r>
    </w:p>
    <w:p w14:paraId="403E10A3">
      <w:pPr>
        <w:rPr>
          <w:rFonts w:hint="eastAsia" w:ascii="微软雅黑" w:hAnsi="微软雅黑" w:eastAsia="微软雅黑" w:cs="微软雅黑"/>
          <w:color w:val="0000FF"/>
          <w:sz w:val="21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0"/>
          <w:lang w:val="en-US" w:eastAsia="zh-CN"/>
        </w:rPr>
        <w:t>ROG雷蛇同款瑞讯光微动，手感清脆不粘滞</w:t>
      </w:r>
      <w:r>
        <w:rPr>
          <w:rFonts w:hint="eastAsia" w:ascii="微软雅黑" w:hAnsi="微软雅黑" w:eastAsia="微软雅黑" w:cs="微软雅黑"/>
          <w:color w:val="0000FF"/>
          <w:sz w:val="21"/>
          <w:szCs w:val="20"/>
          <w:lang w:val="en-US" w:eastAsia="zh-CN"/>
        </w:rPr>
        <w:t>（花字：瑞讯微动/1.2亿次点击寿命）</w:t>
      </w:r>
    </w:p>
    <w:p w14:paraId="11B0AC00">
      <w:pPr>
        <w:rPr>
          <w:rFonts w:hint="eastAsia" w:ascii="微软雅黑" w:hAnsi="微软雅黑" w:eastAsia="微软雅黑" w:cs="微软雅黑"/>
          <w:sz w:val="21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0"/>
          <w:lang w:val="en-US" w:eastAsia="zh-CN"/>
        </w:rPr>
        <w:t>TTC金轮编码器也是享誉业内的好东西。</w:t>
      </w:r>
    </w:p>
    <w:p w14:paraId="2219A1A3">
      <w:pPr>
        <w:rPr>
          <w:rFonts w:hint="eastAsia" w:ascii="微软雅黑" w:hAnsi="微软雅黑" w:eastAsia="微软雅黑" w:cs="微软雅黑"/>
          <w:sz w:val="21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0"/>
          <w:lang w:val="en-US" w:eastAsia="zh-CN"/>
        </w:rPr>
        <w:t>更优秀的模具，更强的性能，还有夸张的性价比</w:t>
      </w:r>
    </w:p>
    <w:p w14:paraId="01ECED86">
      <w:pPr>
        <w:rPr>
          <w:rFonts w:hint="eastAsia" w:ascii="微软雅黑" w:hAnsi="微软雅黑" w:eastAsia="微软雅黑" w:cs="微软雅黑"/>
          <w:sz w:val="21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0"/>
          <w:lang w:val="en-US" w:eastAsia="zh-CN"/>
        </w:rPr>
        <w:t>兄弟们，真没啥好讲的，这次的雷柏VT2就是纯纯全方位升级的“堆料狂魔”</w:t>
      </w:r>
    </w:p>
    <w:p w14:paraId="46C22721">
      <w:pPr>
        <w:rPr>
          <w:rFonts w:hint="eastAsia" w:ascii="微软雅黑" w:hAnsi="微软雅黑" w:eastAsia="微软雅黑" w:cs="微软雅黑"/>
          <w:sz w:val="21"/>
          <w:szCs w:val="20"/>
          <w:lang w:val="en-US" w:eastAsia="zh-CN"/>
        </w:rPr>
      </w:pPr>
      <w:ins w:id="78" w:author="Mr.W" w:date="2025-06-26T15:05:23Z">
        <w:r>
          <w:rPr>
            <w:rFonts w:hint="eastAsia" w:ascii="微软雅黑" w:hAnsi="微软雅黑" w:eastAsia="微软雅黑" w:cs="微软雅黑"/>
            <w:sz w:val="21"/>
            <w:szCs w:val="20"/>
            <w:lang w:val="en-US" w:eastAsia="zh-CN"/>
          </w:rPr>
          <w:t>喜欢</w:t>
        </w:r>
      </w:ins>
      <w:ins w:id="79" w:author="Mr.W" w:date="2025-06-26T15:05:24Z">
        <w:r>
          <w:rPr>
            <w:rFonts w:hint="eastAsia" w:ascii="微软雅黑" w:hAnsi="微软雅黑" w:eastAsia="微软雅黑" w:cs="微软雅黑"/>
            <w:sz w:val="21"/>
            <w:szCs w:val="20"/>
            <w:lang w:val="en-US" w:eastAsia="zh-CN"/>
          </w:rPr>
          <w:t>类</w:t>
        </w:r>
      </w:ins>
      <w:ins w:id="80" w:author="Mr.W" w:date="2025-06-26T15:05:26Z">
        <w:r>
          <w:rPr>
            <w:rFonts w:hint="eastAsia" w:ascii="微软雅黑" w:hAnsi="微软雅黑" w:eastAsia="微软雅黑" w:cs="微软雅黑"/>
            <w:sz w:val="21"/>
            <w:szCs w:val="20"/>
            <w:lang w:val="en-US" w:eastAsia="zh-CN"/>
          </w:rPr>
          <w:t>狗屁王</w:t>
        </w:r>
      </w:ins>
      <w:ins w:id="81" w:author="Mr.W" w:date="2025-06-26T15:05:28Z">
        <w:r>
          <w:rPr>
            <w:rFonts w:hint="eastAsia" w:ascii="微软雅黑" w:hAnsi="微软雅黑" w:eastAsia="微软雅黑" w:cs="微软雅黑"/>
            <w:sz w:val="21"/>
            <w:szCs w:val="20"/>
            <w:lang w:val="en-US" w:eastAsia="zh-CN"/>
          </w:rPr>
          <w:t>手感的</w:t>
        </w:r>
      </w:ins>
      <w:r>
        <w:rPr>
          <w:rFonts w:hint="eastAsia" w:ascii="微软雅黑" w:hAnsi="微软雅黑" w:eastAsia="微软雅黑" w:cs="微软雅黑"/>
          <w:sz w:val="21"/>
          <w:szCs w:val="20"/>
          <w:lang w:val="en-US" w:eastAsia="zh-CN"/>
        </w:rPr>
        <w:t>中大手</w:t>
      </w:r>
      <w:del w:id="82" w:author="Mr.W" w:date="2025-06-26T15:05:29Z">
        <w:r>
          <w:rPr>
            <w:rFonts w:hint="eastAsia" w:ascii="微软雅黑" w:hAnsi="微软雅黑" w:eastAsia="微软雅黑" w:cs="微软雅黑"/>
            <w:sz w:val="21"/>
            <w:szCs w:val="20"/>
            <w:lang w:val="en-US" w:eastAsia="zh-CN"/>
          </w:rPr>
          <w:delText>的</w:delText>
        </w:r>
      </w:del>
      <w:r>
        <w:rPr>
          <w:rFonts w:hint="eastAsia" w:ascii="微软雅黑" w:hAnsi="微软雅黑" w:eastAsia="微软雅黑" w:cs="微软雅黑"/>
          <w:sz w:val="21"/>
          <w:szCs w:val="20"/>
          <w:lang w:val="en-US" w:eastAsia="zh-CN"/>
        </w:rPr>
        <w:t>兄弟，听我一句，放心冲，包不后悔的！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Mr.W">
    <w15:presenceInfo w15:providerId="WPS Office" w15:userId="685938632"/>
  </w15:person>
  <w15:person w15:author="RAPOO雷柏">
    <w15:presenceInfo w15:providerId="WPS Office" w15:userId="330122161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1"/>
  <w:bordersDoNotSurroundFooter w:val="1"/>
  <w:trackRevisions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E079A7"/>
    <w:rsid w:val="05F01B52"/>
    <w:rsid w:val="0A4E393A"/>
    <w:rsid w:val="0C265C52"/>
    <w:rsid w:val="20F63F8C"/>
    <w:rsid w:val="2BAE3DE1"/>
    <w:rsid w:val="2BCA4992"/>
    <w:rsid w:val="2D940DB4"/>
    <w:rsid w:val="2F3100E5"/>
    <w:rsid w:val="35004F81"/>
    <w:rsid w:val="369E4A52"/>
    <w:rsid w:val="3B6F2163"/>
    <w:rsid w:val="3F6E1890"/>
    <w:rsid w:val="51F779E8"/>
    <w:rsid w:val="5BD5518C"/>
    <w:rsid w:val="6B040620"/>
    <w:rsid w:val="6EE079A7"/>
    <w:rsid w:val="6F8D6E36"/>
    <w:rsid w:val="6FAB49E7"/>
    <w:rsid w:val="71C562B7"/>
    <w:rsid w:val="76C70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8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microsoft.com/office/2011/relationships/people" Target="people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658</Words>
  <Characters>748</Characters>
  <Lines>0</Lines>
  <Paragraphs>0</Paragraphs>
  <TotalTime>0</TotalTime>
  <ScaleCrop>false</ScaleCrop>
  <LinksUpToDate>false</LinksUpToDate>
  <CharactersWithSpaces>754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2025-06-18T21:40:00Z</dcterms:created>
  <dc:creator>故事如烟</dc:creator>
  <cp:lastModifiedBy>Mr.W</cp:lastModifiedBy>
  <dcterms:modified xsi:type="dcterms:W3CDTF">2025-06-30T06:17:23Z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292E10EF3FE84BD29DFC9647C142C45E_11</vt:lpwstr>
  </property>
  <property fmtid="{D5CDD505-2E9C-101B-9397-08002B2CF9AE}" pid="4" name="KSOTemplateDocerSaveRecord">
    <vt:lpwstr>eyJoZGlkIjoiYWY1MDdiNmFmOTEzNDk0ZjMxNzRiYzAyNDg4NmM5NWQiLCJ1c2VySWQiOiIxOTc5MTQwNTkifQ==</vt:lpwstr>
  </property>
</Properties>
</file>