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封面：电竞房毕业装备！ 骁骑XD1 Pro升降桌+X5 Pro i人体工学电竞椅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简介：年中打造电竞房，这套装备能一步到位</w:t>
      </w:r>
    </w:p>
    <w:p w14:paraId="79FBE863">
      <w:pPr>
        <w:rPr>
          <w:rFonts w:hint="eastAsia"/>
          <w:lang w:val="en-US" w:eastAsia="zh-CN"/>
        </w:rPr>
      </w:pPr>
    </w:p>
    <w:p w14:paraId="4AE6B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打算在年中打造电竞房的兄弟</w:t>
      </w:r>
    </w:p>
    <w:p w14:paraId="1172D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这期给大家分享一套，能让我们一步到位的毕业好货。</w:t>
      </w:r>
    </w:p>
    <w:p w14:paraId="31720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骁骑的XD1 Pro升降桌以及</w:t>
      </w:r>
      <w:commentRangeStart w:id="0"/>
      <w:r>
        <w:rPr>
          <w:rFonts w:hint="eastAsia"/>
          <w:lang w:val="en-US" w:eastAsia="zh-CN"/>
        </w:rPr>
        <w:t>X5 Pro i</w:t>
      </w:r>
      <w:commentRangeEnd w:id="0"/>
      <w:r>
        <w:commentReference w:id="0"/>
      </w:r>
      <w:r>
        <w:rPr>
          <w:rFonts w:hint="eastAsia"/>
          <w:lang w:val="en-US" w:eastAsia="zh-CN"/>
        </w:rPr>
        <w:t>电竞椅</w:t>
      </w:r>
    </w:p>
    <w:p w14:paraId="704C5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完全能说，不管是颜值、用料乃至功能配置，他俩在同级产品里都做的相当好。</w:t>
      </w:r>
    </w:p>
    <w:p w14:paraId="4019A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先说桌子XD1 Pro</w:t>
      </w:r>
    </w:p>
    <w:p w14:paraId="57A76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总结起来，就是朴实无华的四个字“大而且稳”</w:t>
      </w:r>
    </w:p>
    <w:p w14:paraId="20C1A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我这个是1米6×80cm版本的，往上走还有一米八和两米的能选。</w:t>
      </w:r>
    </w:p>
    <w:p w14:paraId="162CB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够大，堆料更是相当实在</w:t>
      </w:r>
    </w:p>
    <w:p w14:paraId="1CD0C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25mm厚的一体整板</w:t>
      </w:r>
    </w:p>
    <w:p w14:paraId="059BE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双电机+双横梁，工字力学设计</w:t>
      </w:r>
    </w:p>
    <w:p w14:paraId="4441E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桌腿也都是扎实的冷轧钢材质</w:t>
      </w:r>
    </w:p>
    <w:p w14:paraId="57D77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一套操作下来，它的承重能力直接拉满</w:t>
      </w:r>
    </w:p>
    <w:p w14:paraId="75DCA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120kg的大承重，</w:t>
      </w:r>
    </w:p>
    <w:p w14:paraId="18FCB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什么主机、电脑、心爱外设的，交给它统统都能放心</w:t>
      </w:r>
    </w:p>
    <w:p w14:paraId="238B2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而且它的细节也做得相当好</w:t>
      </w:r>
    </w:p>
    <w:p w14:paraId="42AD6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隐藏式理线槽、而且还有杯架、耳机挂架</w:t>
      </w:r>
    </w:p>
    <w:p w14:paraId="463F4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线路、插座塞进去，桌面清清爽爽</w:t>
      </w:r>
    </w:p>
    <w:p w14:paraId="3AB4C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耳机和水杯，也都有独立空间可以安置</w:t>
      </w:r>
    </w:p>
    <w:p w14:paraId="4FA91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RGB灯带以及碳纤维纹理的桌面</w:t>
      </w:r>
    </w:p>
    <w:p w14:paraId="060FF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让它在低调的同时，也保留一些张扬和酷炫</w:t>
      </w:r>
    </w:p>
    <w:p w14:paraId="5B5CCE3A">
      <w:pPr>
        <w:rPr>
          <w:rFonts w:hint="eastAsia"/>
          <w:lang w:val="en-US" w:eastAsia="zh-CN"/>
        </w:rPr>
      </w:pPr>
    </w:p>
    <w:p w14:paraId="5D63F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椅子则是X5 Pro i，</w:t>
      </w:r>
    </w:p>
    <w:p w14:paraId="2B709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怎么评价它呢，它更像是一个披着电竞椅“外皮”的人体工学椅。</w:t>
      </w:r>
    </w:p>
    <w:p w14:paraId="1BB34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外观有多帅都看得见</w:t>
      </w:r>
    </w:p>
    <w:p w14:paraId="35AFF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骁骑标志性的X机甲风背板</w:t>
      </w:r>
    </w:p>
    <w:p w14:paraId="27A37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网布也是特殊设计的，在表面有一个个如同麒麟鳞甲般的小凸起</w:t>
      </w:r>
    </w:p>
    <w:p w14:paraId="605368F0">
      <w:pPr>
        <w:rPr>
          <w:rFonts w:hint="default"/>
          <w:lang w:val="en-US" w:eastAsia="zh-CN"/>
        </w:rPr>
      </w:pPr>
      <w:ins w:id="0" w:author="i" w:date="2026-05-18T18:08:32Z">
        <w:r>
          <w:rPr>
            <w:rFonts w:hint="eastAsia"/>
            <w:lang w:val="en-US" w:eastAsia="zh-CN"/>
          </w:rPr>
          <w:t>比起</w:t>
        </w:r>
      </w:ins>
      <w:ins w:id="1" w:author="i" w:date="2026-05-18T18:08:35Z">
        <w:r>
          <w:rPr>
            <w:rFonts w:hint="eastAsia"/>
            <w:lang w:val="en-US" w:eastAsia="zh-CN"/>
          </w:rPr>
          <w:t>传统的</w:t>
        </w:r>
      </w:ins>
      <w:ins w:id="2" w:author="i" w:date="2026-05-18T18:08:37Z">
        <w:r>
          <w:rPr>
            <w:rFonts w:hint="eastAsia"/>
            <w:lang w:val="en-US" w:eastAsia="zh-CN"/>
          </w:rPr>
          <w:t>皮质</w:t>
        </w:r>
      </w:ins>
      <w:ins w:id="3" w:author="i" w:date="2026-05-18T18:08:38Z">
        <w:r>
          <w:rPr>
            <w:rFonts w:hint="eastAsia"/>
            <w:lang w:val="en-US" w:eastAsia="zh-CN"/>
          </w:rPr>
          <w:t>电竞椅</w:t>
        </w:r>
      </w:ins>
      <w:r>
        <w:rPr>
          <w:rFonts w:hint="eastAsia"/>
          <w:lang w:val="en-US" w:eastAsia="zh-CN"/>
        </w:rPr>
        <w:t>更炫、更耐磨、更抗抓，寿命更长</w:t>
      </w:r>
    </w:p>
    <w:p w14:paraId="4E428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而且还能起到一定的按摩、放松身体的作用</w:t>
      </w:r>
    </w:p>
    <w:p w14:paraId="28064712">
      <w:pPr>
        <w:tabs>
          <w:tab w:val="left" w:pos="764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X5 Pro i的腰枕更是黑科技满满，也是整把椅子的亮点所在</w:t>
      </w:r>
    </w:p>
    <w:p w14:paraId="294F5C8D">
      <w:pPr>
        <w:tabs>
          <w:tab w:val="left" w:pos="764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本身是双C型设计，</w:t>
      </w:r>
    </w:p>
    <w:p w14:paraId="54C56C34">
      <w:pPr>
        <w:tabs>
          <w:tab w:val="left" w:pos="764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能给到后腰横向和侧向充足的支撑</w:t>
      </w:r>
    </w:p>
    <w:p w14:paraId="294C4487">
      <w:pPr>
        <w:tabs>
          <w:tab w:val="left" w:pos="764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并且内置了记忆气囊</w:t>
      </w:r>
      <w:bookmarkStart w:id="0" w:name="_GoBack"/>
      <w:bookmarkEnd w:id="0"/>
    </w:p>
    <w:p w14:paraId="14EBC7B6">
      <w:pPr>
        <w:tabs>
          <w:tab w:val="left" w:pos="7647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能在换姿势或后仰时自动充气</w:t>
      </w:r>
    </w:p>
    <w:p w14:paraId="3B01A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在陀螺仪和传感器的作用下，持续贴合脊椎，不会因为姿势的改变造成悬空</w:t>
      </w:r>
    </w:p>
    <w:p w14:paraId="5D9B57E0"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不仅如此，它还内置了按摩和热敷功能</w:t>
      </w:r>
    </w:p>
    <w:p w14:paraId="34673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三种力度、五大模式可选</w:t>
      </w:r>
    </w:p>
    <w:p w14:paraId="280E2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震动频率高达每分钟3850次</w:t>
      </w:r>
    </w:p>
    <w:p w14:paraId="43016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力度直达筋膜层，能让疲惫的肌肉有效放松</w:t>
      </w:r>
      <w:commentRangeEnd w:id="1"/>
      <w:r>
        <w:commentReference w:id="1"/>
      </w:r>
    </w:p>
    <w:p w14:paraId="52601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热敷功能则可以三分钟内加热到50°</w:t>
      </w:r>
    </w:p>
    <w:p w14:paraId="2BA3D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按摩+热敷，缓解疲劳的同时，还给了个“动力源”</w:t>
      </w:r>
    </w:p>
    <w:p w14:paraId="045DFE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冬天游戏打游戏，也不会手冷操作变形</w:t>
      </w:r>
    </w:p>
    <w:p w14:paraId="6A1EF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6D联动扶手，更是把我们能使用到的场景全囊括进去了</w:t>
      </w:r>
    </w:p>
    <w:p w14:paraId="5DD6F347">
      <w:pPr>
        <w:rPr>
          <w:rFonts w:hint="eastAsia"/>
        </w:rPr>
      </w:pPr>
      <w:r>
        <w:t>升降、平移、旋转、</w:t>
      </w:r>
      <w:r>
        <w:rPr>
          <w:rFonts w:hint="eastAsia"/>
          <w:lang w:val="en-US" w:eastAsia="zh-CN"/>
        </w:rPr>
        <w:t>上翻</w:t>
      </w:r>
      <w:r>
        <w:rPr>
          <w:rFonts w:hint="eastAsia"/>
        </w:rPr>
        <w:t>以及联动后仰</w:t>
      </w:r>
    </w:p>
    <w:p w14:paraId="16A1DD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什么正坐、斜靠、后仰玩手游时，都能找到舒服的姿势</w:t>
      </w:r>
    </w:p>
    <w:p w14:paraId="2E6CCC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双关节头枕以及分区椅背</w:t>
      </w:r>
    </w:p>
    <w:p w14:paraId="243C23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支撑性拉满的同时，对不同身材的兼容性也做得很好</w:t>
      </w:r>
    </w:p>
    <w:p w14:paraId="37FF9794">
      <w:pPr>
        <w:rPr>
          <w:rFonts w:hint="default"/>
          <w:lang w:val="en-US" w:eastAsia="zh-CN"/>
        </w:rPr>
      </w:pPr>
    </w:p>
    <w:p w14:paraId="7E484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骁骑的这套装备，</w:t>
      </w:r>
    </w:p>
    <w:p w14:paraId="1034A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可以说将我们游戏爱好者遇到的各种难题，它都提前预想并设计到位了</w:t>
      </w:r>
    </w:p>
    <w:p w14:paraId="6A4521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想要颜值、品质、舒服兼顾的兄弟，冲它们没问题的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i" w:date="2026-05-18T18:10:35Z" w:initials="">
    <w:p w14:paraId="48930CF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字幕上产品名中间不用加空格，桌椅都是，另外X念成“叉”即可</w:t>
      </w:r>
    </w:p>
  </w:comment>
  <w:comment w:id="1" w:author="i" w:date="2026-05-18T18:11:52Z" w:initials="">
    <w:p w14:paraId="4A15EDC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按摩功能搭配透明水杯贴着腰靠，档位开最大来演示。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8930CF8" w15:done="0"/>
  <w15:commentEx w15:paraId="4A15EDC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i">
    <w15:presenceInfo w15:providerId="WPS Office" w15:userId="80480376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90CB0"/>
    <w:rsid w:val="17BD552A"/>
    <w:rsid w:val="6FAB49E7"/>
    <w:rsid w:val="7CF9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875</Words>
  <Characters>917</Characters>
  <Lines>0</Lines>
  <Paragraphs>0</Paragraphs>
  <TotalTime>14</TotalTime>
  <ScaleCrop>false</ScaleCrop>
  <LinksUpToDate>false</LinksUpToDate>
  <CharactersWithSpaces>929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2026-05-18T08:32:00Z</dcterms:created>
  <dc:creator>故事如烟</dc:creator>
  <cp:lastModifiedBy>i</cp:lastModifiedBy>
  <dcterms:modified xsi:type="dcterms:W3CDTF">2026-05-18T10:12:59Z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6A8D8D9F8B554FC688F3E341477A0783_13</vt:lpwstr>
  </property>
  <property fmtid="{D5CDD505-2E9C-101B-9397-08002B2CF9AE}" pid="4" name="KSOTemplateDocerSaveRecord">
    <vt:lpwstr>eyJoZGlkIjoiZTI3NzAxODMzMmI0YWQ0YWNjOWQyY2U4ZWI2Zjc4MTQiLCJ1c2VySWQiOiIxMDM2MjI4NjI4In0=</vt:lpwstr>
  </property>
</Properties>
</file>