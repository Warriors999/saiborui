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封面：199击败三百档键盘？英菲克K87等高线超香！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简介：25年直接开卷，</w:t>
      </w:r>
      <w:del w:id="0" w:author="WPS_1501142654" w:date="2025-03-19T13:57:45Z">
        <w:r>
          <w:rPr>
            <w:rFonts w:hint="default"/>
            <w:lang w:val="en-US"/>
          </w:rPr>
          <w:delText>高素质</w:delText>
        </w:r>
      </w:del>
      <w:ins w:id="1" w:author="WPS_1501142654" w:date="2025-03-19T13:57:46Z">
        <w:r>
          <w:rPr>
            <w:rFonts w:hint="eastAsia"/>
            <w:lang w:val="en-US" w:eastAsia="zh-CN"/>
          </w:rPr>
          <w:t>英菲克</w:t>
        </w:r>
      </w:ins>
      <w:r>
        <w:rPr>
          <w:rFonts w:hint="eastAsia"/>
        </w:rPr>
        <w:t>等高线键盘</w:t>
      </w:r>
      <w:del w:id="2" w:author="WPS_1501142654" w:date="2025-03-19T13:57:10Z">
        <w:r>
          <w:rPr>
            <w:rFonts w:hint="default"/>
            <w:lang w:val="en-US"/>
          </w:rPr>
          <w:delText>199</w:delText>
        </w:r>
      </w:del>
      <w:ins w:id="3" w:author="WPS_1501142654" w:date="2025-03-19T13:57:11Z">
        <w:r>
          <w:rPr>
            <w:rFonts w:hint="eastAsia"/>
            <w:lang w:val="en-US" w:eastAsia="zh-CN"/>
          </w:rPr>
          <w:t>百元</w:t>
        </w:r>
      </w:ins>
      <w:r>
        <w:rPr>
          <w:rFonts w:hint="eastAsia"/>
        </w:rPr>
        <w:t>即可入手#英菲克K87 #</w:t>
      </w:r>
      <w:del w:id="4" w:author="WPS_1501142654" w:date="2025-03-19T13:58:02Z">
        <w:r>
          <w:rPr>
            <w:rFonts w:hint="eastAsia"/>
          </w:rPr>
          <w:delText>英菲克</w:delText>
        </w:r>
      </w:del>
      <w:r>
        <w:rPr>
          <w:rFonts w:hint="eastAsia"/>
        </w:rPr>
        <w:t>等高线</w:t>
      </w:r>
      <w:ins w:id="5" w:author="WPS_1501142654" w:date="2025-03-19T13:57:21Z">
        <w:r>
          <w:rPr>
            <w:rFonts w:hint="eastAsia"/>
            <w:lang w:val="en-US" w:eastAsia="zh-CN"/>
          </w:rPr>
          <w:t>#</w:t>
        </w:r>
      </w:ins>
      <w:ins w:id="6" w:author="WPS_1501142654" w:date="2025-03-19T13:57:22Z">
        <w:r>
          <w:rPr>
            <w:rFonts w:hint="eastAsia"/>
            <w:lang w:val="en-US" w:eastAsia="zh-CN"/>
          </w:rPr>
          <w:t>机械</w:t>
        </w:r>
      </w:ins>
      <w:ins w:id="7" w:author="WPS_1501142654" w:date="2025-03-19T13:57:23Z">
        <w:r>
          <w:rPr>
            <w:rFonts w:hint="eastAsia"/>
            <w:lang w:val="en-US" w:eastAsia="zh-CN"/>
          </w:rPr>
          <w:t>键盘#</w:t>
        </w:r>
      </w:ins>
      <w:ins w:id="8" w:author="WPS_1501142654" w:date="2025-03-19T13:57:25Z">
        <w:r>
          <w:rPr>
            <w:rFonts w:hint="eastAsia"/>
            <w:lang w:val="en-US" w:eastAsia="zh-CN"/>
          </w:rPr>
          <w:t>键盘 等等</w:t>
        </w:r>
      </w:ins>
    </w:p>
    <w:p/>
    <w:p>
      <w:pPr>
        <w:rPr>
          <w:rFonts w:hint="eastAsia"/>
        </w:rPr>
      </w:pPr>
      <w:commentRangeStart w:id="0"/>
      <w:r>
        <w:rPr>
          <w:rFonts w:hint="eastAsia"/>
        </w:rPr>
        <w:t>199就能虐杀300价位键盘？</w:t>
      </w:r>
      <w:commentRangeEnd w:id="0"/>
      <w:r>
        <w:commentReference w:id="0"/>
      </w:r>
    </w:p>
    <w:p>
      <w:commentRangeStart w:id="1"/>
      <w:r>
        <w:rPr>
          <w:rFonts w:hint="eastAsia"/>
        </w:rPr>
        <w:t>火爆全网的等高线还在继续下探</w:t>
      </w:r>
      <w:commentRangeEnd w:id="1"/>
      <w:r>
        <w:commentReference w:id="1"/>
      </w:r>
    </w:p>
    <w:p>
      <w:commentRangeStart w:id="2"/>
      <w:r>
        <w:rPr>
          <w:rFonts w:hint="eastAsia"/>
        </w:rPr>
        <w:t>英菲克K87等高线版本</w:t>
      </w:r>
      <w:commentRangeEnd w:id="2"/>
      <w:r>
        <w:commentReference w:id="2"/>
      </w:r>
      <w:r>
        <w:rPr>
          <w:rFonts w:hint="eastAsia"/>
        </w:rPr>
        <w:t>，</w:t>
      </w:r>
    </w:p>
    <w:p>
      <w:commentRangeStart w:id="3"/>
      <w:r>
        <w:rPr>
          <w:rFonts w:hint="eastAsia"/>
        </w:rPr>
        <w:t>将入手门槛拉到更低的同时，颜值和手感呢还要更好</w:t>
      </w:r>
      <w:commentRangeEnd w:id="3"/>
      <w:r>
        <w:commentReference w:id="3"/>
      </w:r>
    </w:p>
    <w:p>
      <w:pPr>
        <w:rPr>
          <w:rFonts w:hint="eastAsia"/>
        </w:rPr>
      </w:pPr>
      <w:commentRangeStart w:id="4"/>
      <w:r>
        <w:rPr>
          <w:rFonts w:hint="eastAsia"/>
        </w:rPr>
        <w:t>依旧是主打潮酷的机甲风设计</w:t>
      </w:r>
      <w:commentRangeEnd w:id="4"/>
      <w:r>
        <w:commentReference w:id="4"/>
      </w:r>
      <w:r>
        <w:rPr>
          <w:rFonts w:hint="eastAsia"/>
        </w:rPr>
        <w:t>，</w:t>
      </w:r>
      <w:commentRangeStart w:id="5"/>
      <w:r>
        <w:rPr>
          <w:rFonts w:hint="eastAsia"/>
        </w:rPr>
        <w:t>机身的线条也很是流畅自然</w:t>
      </w:r>
      <w:r>
        <w:br w:type="textWrapping"/>
      </w:r>
      <w:commentRangeEnd w:id="5"/>
      <w:r>
        <w:commentReference w:id="5"/>
      </w:r>
      <w:r>
        <w:rPr>
          <w:rFonts w:hint="eastAsia"/>
        </w:rPr>
        <w:t>（</w:t>
      </w:r>
      <w:bookmarkStart w:id="0" w:name="OLE_LINK1"/>
      <w:r>
        <w:rPr>
          <w:rFonts w:hint="eastAsia"/>
        </w:rPr>
        <w:t>画面给到左上角三模开关区域</w:t>
      </w:r>
      <w:bookmarkEnd w:id="0"/>
      <w:r>
        <w:rPr>
          <w:rFonts w:hint="eastAsia"/>
        </w:rPr>
        <w:t>，花字：支持三模、WIN/MAC切换）</w:t>
      </w:r>
    </w:p>
    <w:p>
      <w:commentRangeStart w:id="6"/>
      <w:r>
        <w:rPr>
          <w:rFonts w:hint="eastAsia"/>
        </w:rPr>
        <w:t>但不同的是这次搭载了更顶的等高线4.0键帽</w:t>
      </w:r>
      <w:commentRangeEnd w:id="6"/>
      <w:r>
        <w:commentReference w:id="6"/>
      </w:r>
    </w:p>
    <w:p>
      <w:commentRangeStart w:id="7"/>
      <w:r>
        <w:rPr>
          <w:rFonts w:hint="eastAsia"/>
        </w:rPr>
        <w:t>不仅线条以及侧刻字符的光效更均匀好看</w:t>
      </w:r>
      <w:commentRangeEnd w:id="7"/>
      <w:r>
        <w:commentReference w:id="7"/>
      </w:r>
      <w:r>
        <w:rPr>
          <w:rFonts w:hint="eastAsia"/>
        </w:rPr>
        <w:t>，</w:t>
      </w:r>
      <w:commentRangeStart w:id="8"/>
      <w:r>
        <w:rPr>
          <w:rFonts w:hint="eastAsia"/>
        </w:rPr>
        <w:t>在手感</w:t>
      </w:r>
      <w:del w:id="9" w:author="WPS_1501142654" w:date="2025-03-19T13:59:46Z">
        <w:r>
          <w:rPr>
            <w:rFonts w:hint="eastAsia"/>
          </w:rPr>
          <w:delText>和使</w:delText>
        </w:r>
      </w:del>
      <w:del w:id="10" w:author="WPS_1501142654" w:date="2025-03-19T13:59:45Z">
        <w:r>
          <w:rPr>
            <w:rFonts w:hint="eastAsia"/>
          </w:rPr>
          <w:delText>用寿命</w:delText>
        </w:r>
      </w:del>
      <w:r>
        <w:rPr>
          <w:rFonts w:hint="eastAsia"/>
        </w:rPr>
        <w:t>上提升也很明显</w:t>
      </w:r>
      <w:commentRangeEnd w:id="8"/>
      <w:r>
        <w:commentReference w:id="8"/>
      </w:r>
    </w:p>
    <w:p>
      <w:pPr>
        <w:rPr>
          <w:rFonts w:hint="eastAsia"/>
        </w:rPr>
      </w:pPr>
      <w:ins w:id="11" w:author="WPS_1501142654" w:date="2025-03-19T13:59:32Z">
        <w:commentRangeStart w:id="9"/>
        <w:r>
          <w:rPr>
            <w:rFonts w:hint="eastAsia"/>
            <w:lang w:val="en-US" w:eastAsia="zh-CN"/>
          </w:rPr>
          <w:t>键帽</w:t>
        </w:r>
      </w:ins>
      <w:ins w:id="12" w:author="WPS_1501142654" w:date="2025-03-19T13:59:21Z">
        <w:r>
          <w:rPr>
            <w:rFonts w:hint="eastAsia"/>
            <w:lang w:val="en-US" w:eastAsia="zh-CN"/>
          </w:rPr>
          <w:t>采用P</w:t>
        </w:r>
      </w:ins>
      <w:ins w:id="13" w:author="WPS_1501142654" w:date="2025-03-19T13:59:22Z">
        <w:r>
          <w:rPr>
            <w:rFonts w:hint="eastAsia"/>
            <w:lang w:val="en-US" w:eastAsia="zh-CN"/>
          </w:rPr>
          <w:t>BT</w:t>
        </w:r>
      </w:ins>
      <w:ins w:id="14" w:author="WPS_1501142654" w:date="2025-03-19T13:59:23Z">
        <w:r>
          <w:rPr>
            <w:rFonts w:hint="eastAsia"/>
            <w:lang w:val="en-US" w:eastAsia="zh-CN"/>
          </w:rPr>
          <w:t>的</w:t>
        </w:r>
      </w:ins>
      <w:ins w:id="15" w:author="WPS_1501142654" w:date="2025-03-19T13:59:24Z">
        <w:r>
          <w:rPr>
            <w:rFonts w:hint="eastAsia"/>
            <w:lang w:val="en-US" w:eastAsia="zh-CN"/>
          </w:rPr>
          <w:t>材质，</w:t>
        </w:r>
      </w:ins>
      <w:r>
        <w:rPr>
          <w:rFonts w:hint="eastAsia"/>
        </w:rPr>
        <w:t>按压接触时干净清爽，有手汗的玩家也不怕污渍粘连</w:t>
      </w:r>
      <w:commentRangeEnd w:id="9"/>
      <w:r>
        <w:commentReference w:id="9"/>
      </w:r>
    </w:p>
    <w:p>
      <w:pPr>
        <w:rPr>
          <w:ins w:id="16" w:author="WPS_1501142654" w:date="2025-03-19T14:01:29Z"/>
          <w:rFonts w:hint="default" w:eastAsiaTheme="minorEastAsia"/>
          <w:lang w:val="en-US" w:eastAsia="zh-CN"/>
        </w:rPr>
      </w:pPr>
      <w:commentRangeStart w:id="10"/>
      <w:r>
        <w:rPr>
          <w:rFonts w:hint="eastAsia"/>
        </w:rPr>
        <w:t>给的8000毫安大电池</w:t>
      </w:r>
      <w:commentRangeEnd w:id="10"/>
      <w:r>
        <w:commentReference w:id="10"/>
      </w:r>
      <w:ins w:id="17" w:author="WPS_1501142654" w:date="2025-03-19T14:01:32Z">
        <w:r>
          <w:rPr>
            <w:rFonts w:hint="eastAsia"/>
            <w:lang w:eastAsia="zh-CN"/>
          </w:rPr>
          <w:t>，</w:t>
        </w:r>
      </w:ins>
      <w:ins w:id="18" w:author="WPS_1501142654" w:date="2025-03-19T14:01:33Z">
        <w:r>
          <w:rPr>
            <w:rFonts w:hint="eastAsia"/>
            <w:lang w:val="en-US" w:eastAsia="zh-CN"/>
          </w:rPr>
          <w:t>而且</w:t>
        </w:r>
      </w:ins>
      <w:ins w:id="19" w:author="WPS_1501142654" w:date="2025-03-19T14:01:35Z">
        <w:r>
          <w:rPr>
            <w:rFonts w:hint="eastAsia"/>
            <w:lang w:val="en-US" w:eastAsia="zh-CN"/>
          </w:rPr>
          <w:t>键盘</w:t>
        </w:r>
      </w:ins>
      <w:ins w:id="20" w:author="WPS_1501142654" w:date="2025-03-19T14:01:36Z">
        <w:r>
          <w:rPr>
            <w:rFonts w:hint="eastAsia"/>
            <w:lang w:val="en-US" w:eastAsia="zh-CN"/>
          </w:rPr>
          <w:t>上</w:t>
        </w:r>
      </w:ins>
      <w:ins w:id="21" w:author="WPS_1501142654" w:date="2025-03-19T14:01:37Z">
        <w:r>
          <w:rPr>
            <w:rFonts w:hint="eastAsia"/>
            <w:lang w:val="en-US" w:eastAsia="zh-CN"/>
          </w:rPr>
          <w:t>还有</w:t>
        </w:r>
      </w:ins>
      <w:ins w:id="22" w:author="WPS_1501142654" w:date="2025-03-19T14:01:38Z">
        <w:r>
          <w:rPr>
            <w:rFonts w:hint="eastAsia"/>
            <w:lang w:val="en-US" w:eastAsia="zh-CN"/>
          </w:rPr>
          <w:t>数显</w:t>
        </w:r>
      </w:ins>
      <w:r>
        <w:commentReference w:id="11"/>
      </w:r>
    </w:p>
    <w:p>
      <w:r>
        <w:rPr>
          <w:rFonts w:hint="eastAsia"/>
        </w:rPr>
        <w:t>在这个价位也很少见</w:t>
      </w:r>
    </w:p>
    <w:p>
      <w:pPr>
        <w:rPr>
          <w:rFonts w:hint="eastAsia"/>
        </w:rPr>
      </w:pPr>
      <w:commentRangeStart w:id="12"/>
      <w:r>
        <w:rPr>
          <w:rFonts w:hint="eastAsia"/>
        </w:rPr>
        <w:t>再加上下灯位以及1600万色RGB光效（展示音乐律动）</w:t>
      </w:r>
      <w:commentRangeEnd w:id="12"/>
      <w:r>
        <w:commentReference w:id="12"/>
      </w:r>
    </w:p>
    <w:p>
      <w:commentRangeStart w:id="13"/>
      <w:r>
        <w:rPr>
          <w:rFonts w:hint="eastAsia"/>
        </w:rPr>
        <w:t>可以说，它在设计之初，主打的就是一个，颜值和续航都想拉满</w:t>
      </w:r>
      <w:commentRangeEnd w:id="13"/>
      <w:r>
        <w:commentReference w:id="13"/>
      </w:r>
    </w:p>
    <w:p>
      <w:commentRangeStart w:id="14"/>
      <w:r>
        <w:rPr>
          <w:rFonts w:hint="eastAsia"/>
        </w:rPr>
        <w:t>而且这把K87还有很良心的一点</w:t>
      </w:r>
      <w:commentRangeEnd w:id="14"/>
      <w:r>
        <w:commentReference w:id="14"/>
      </w:r>
    </w:p>
    <w:p>
      <w:pPr>
        <w:rPr>
          <w:rFonts w:hint="default" w:eastAsiaTheme="minorEastAsia"/>
          <w:lang w:val="en-US" w:eastAsia="zh-CN"/>
        </w:rPr>
      </w:pPr>
      <w:commentRangeStart w:id="15"/>
      <w:r>
        <w:rPr>
          <w:rFonts w:hint="eastAsia"/>
        </w:rPr>
        <w:t>无论是之前的基础款，</w:t>
      </w:r>
      <w:commentRangeEnd w:id="15"/>
      <w:r>
        <w:commentReference w:id="15"/>
      </w:r>
      <w:commentRangeStart w:id="16"/>
      <w:r>
        <w:rPr>
          <w:rFonts w:hint="eastAsia"/>
        </w:rPr>
        <w:t>还是现在的顶配等高线</w:t>
      </w:r>
      <w:ins w:id="23" w:author="小王业务繁忙" w:date="2025-03-19T14:59:07Z">
        <w:r>
          <w:rPr>
            <w:rFonts w:hint="eastAsia"/>
            <w:lang w:val="en-US" w:eastAsia="zh-CN"/>
          </w:rPr>
          <w:t xml:space="preserve">    </w:t>
        </w:r>
      </w:ins>
    </w:p>
    <w:p>
      <w:r>
        <w:rPr>
          <w:rFonts w:hint="eastAsia"/>
        </w:rPr>
        <w:t>内胆填充都是全系大满贯</w:t>
      </w:r>
      <w:commentRangeEnd w:id="16"/>
      <w:r>
        <w:commentReference w:id="16"/>
      </w:r>
    </w:p>
    <w:p>
      <w:commentRangeStart w:id="17"/>
      <w:r>
        <w:rPr>
          <w:rFonts w:hint="eastAsia"/>
        </w:rPr>
        <w:t>什么GASKET结构、五层声音包</w:t>
      </w:r>
      <w:r>
        <w:commentReference w:id="18"/>
      </w:r>
    </w:p>
    <w:p>
      <w:r>
        <w:rPr>
          <w:rFonts w:hint="eastAsia"/>
        </w:rPr>
        <w:t>以及PC开槽定位板这些都是标配</w:t>
      </w:r>
      <w:commentRangeEnd w:id="17"/>
      <w:r>
        <w:commentReference w:id="17"/>
      </w:r>
    </w:p>
    <w:p>
      <w:pPr>
        <w:rPr>
          <w:rFonts w:hint="eastAsia"/>
        </w:rPr>
      </w:pPr>
      <w:commentRangeStart w:id="19"/>
      <w:r>
        <w:rPr>
          <w:rFonts w:hint="eastAsia"/>
        </w:rPr>
        <w:t>堆料顶满后，造就的结果确实也很喜人</w:t>
      </w:r>
      <w:commentRangeEnd w:id="19"/>
      <w:r>
        <w:commentReference w:id="19"/>
      </w:r>
    </w:p>
    <w:p>
      <w:commentRangeStart w:id="20"/>
      <w:r>
        <w:rPr>
          <w:rFonts w:hint="eastAsia"/>
        </w:rPr>
        <w:t>搭配旗舰黑金轴，手感软弹扎实</w:t>
      </w:r>
      <w:commentRangeEnd w:id="20"/>
      <w:r>
        <w:commentReference w:id="20"/>
      </w:r>
      <w:r>
        <w:commentReference w:id="21"/>
      </w:r>
    </w:p>
    <w:p>
      <w:commentRangeStart w:id="22"/>
      <w:r>
        <w:rPr>
          <w:rFonts w:hint="eastAsia"/>
        </w:rPr>
        <w:t>这个打字音恐怕也是能够直接对标那些三百元键盘</w:t>
      </w:r>
      <w:commentRangeEnd w:id="22"/>
      <w:r>
        <w:commentReference w:id="22"/>
      </w:r>
    </w:p>
    <w:p>
      <w:commentRangeStart w:id="23"/>
      <w:r>
        <w:rPr>
          <w:rFonts w:hint="eastAsia"/>
        </w:rPr>
        <w:t>可以说，这把英菲克K87就是用很良心的价格，带来越级的颜值和体验</w:t>
      </w:r>
      <w:commentRangeEnd w:id="23"/>
      <w:r>
        <w:commentReference w:id="23"/>
      </w:r>
    </w:p>
    <w:p>
      <w:pPr>
        <w:rPr>
          <w:rFonts w:hint="eastAsia"/>
        </w:rPr>
      </w:pPr>
      <w:r>
        <w:rPr>
          <w:rFonts w:hint="eastAsia"/>
        </w:rPr>
        <w:t>喜欢等高线且看重性价比的兄弟，直接闭眼冲吧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3-19T14:52:13Z" w:initials="">
    <w:p w14:paraId="563E25E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空镜</w:t>
      </w:r>
    </w:p>
  </w:comment>
  <w:comment w:id="1" w:author="小王业务繁忙" w:date="2025-03-19T14:52:48Z" w:initials="">
    <w:p w14:paraId="7F7A5E0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局部特写</w:t>
      </w:r>
    </w:p>
  </w:comment>
  <w:comment w:id="2" w:author="小王业务繁忙" w:date="2025-03-19T14:52:01Z" w:initials="">
    <w:p w14:paraId="29592713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3" w:author="小王业务繁忙" w:date="2025-03-19T14:53:07Z" w:initials="">
    <w:p w14:paraId="3F87214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 手持</w:t>
      </w:r>
    </w:p>
  </w:comment>
  <w:comment w:id="4" w:author="小王业务繁忙" w:date="2025-03-19T14:54:01Z" w:initials="">
    <w:p w14:paraId="439F0C2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特写</w:t>
      </w:r>
      <w:bookmarkStart w:id="1" w:name="_GoBack"/>
      <w:bookmarkEnd w:id="1"/>
    </w:p>
  </w:comment>
  <w:comment w:id="5" w:author="小王业务繁忙" w:date="2025-03-19T14:54:12Z" w:initials="">
    <w:p w14:paraId="614B4A1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指定区域特写</w:t>
      </w:r>
    </w:p>
  </w:comment>
  <w:comment w:id="6" w:author="小王业务繁忙" w:date="2025-03-19T14:55:45Z" w:initials="">
    <w:p w14:paraId="485D484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键帽特写</w:t>
      </w:r>
    </w:p>
  </w:comment>
  <w:comment w:id="7" w:author="小王业务繁忙" w:date="2025-03-19T14:56:05Z" w:initials="">
    <w:p w14:paraId="24A738F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键帽亮光特写</w:t>
      </w:r>
    </w:p>
  </w:comment>
  <w:comment w:id="8" w:author="小王业务繁忙" w:date="2025-03-19T14:56:31Z" w:initials="">
    <w:p w14:paraId="099D388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打字画面</w:t>
      </w:r>
    </w:p>
  </w:comment>
  <w:comment w:id="9" w:author="小王业务繁忙" w:date="2025-03-19T14:56:50Z" w:initials="">
    <w:p w14:paraId="18087B1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一侧 按压键帽特写 </w:t>
      </w:r>
    </w:p>
  </w:comment>
  <w:comment w:id="10" w:author="小王业务繁忙" w:date="2025-03-19T14:58:25Z" w:initials="">
    <w:p w14:paraId="16544F9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电池画面</w:t>
      </w:r>
    </w:p>
  </w:comment>
  <w:comment w:id="11" w:author="WPS_1501142654" w:date="2025-03-19T14:01:43Z" w:initials="">
    <w:p w14:paraId="383C6FD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画面要有电量显示操作（fn+删除键）</w:t>
      </w:r>
    </w:p>
  </w:comment>
  <w:comment w:id="12" w:author="小王业务繁忙" w:date="2025-03-19T15:03:32Z" w:initials="">
    <w:p w14:paraId="78DD05B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音乐律动展示</w:t>
      </w:r>
    </w:p>
  </w:comment>
  <w:comment w:id="13" w:author="小王业务繁忙" w:date="2025-03-19T14:58:57Z" w:initials="">
    <w:p w14:paraId="42845D8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手持键盘</w:t>
      </w:r>
    </w:p>
  </w:comment>
  <w:comment w:id="14" w:author="小王业务繁忙" w:date="2025-03-19T17:04:44Z" w:initials="">
    <w:p w14:paraId="39A6330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和基础款合照</w:t>
      </w:r>
    </w:p>
  </w:comment>
  <w:comment w:id="15" w:author="小王业务繁忙" w:date="2025-03-19T17:05:04Z" w:initials="">
    <w:p w14:paraId="6CEA392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单独基础款</w:t>
      </w:r>
    </w:p>
  </w:comment>
  <w:comment w:id="16" w:author="小王业务繁忙" w:date="2025-03-19T15:00:20Z" w:initials="">
    <w:p w14:paraId="7A2A363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8" w:author="WPS_1501142654" w:date="2025-03-19T14:00:50Z" w:initials="">
    <w:p w14:paraId="78D4259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画面可以插入5层结构的详情图</w:t>
      </w:r>
    </w:p>
  </w:comment>
  <w:comment w:id="17" w:author="小王业务繁忙" w:date="2025-03-19T15:03:06Z" w:initials="">
    <w:p w14:paraId="3C1F0CE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拆键盘</w:t>
      </w:r>
    </w:p>
  </w:comment>
  <w:comment w:id="19" w:author="小王业务繁忙" w:date="2025-03-19T15:01:59Z" w:initials="">
    <w:p w14:paraId="53DA6E0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俯拍空镜</w:t>
      </w:r>
    </w:p>
  </w:comment>
  <w:comment w:id="20" w:author="小王业务繁忙" w:date="2025-03-19T15:02:17Z" w:initials="">
    <w:p w14:paraId="28F0412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21" w:author="WPS_1501142654" w:date="2025-03-19T14:00:35Z" w:initials="">
    <w:p w14:paraId="3AD57F8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画面插入黑金轴的参数图</w:t>
      </w:r>
    </w:p>
  </w:comment>
  <w:comment w:id="22" w:author="小王业务繁忙" w:date="2025-03-19T15:02:27Z" w:initials="">
    <w:p w14:paraId="6D6D501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打字音 打字</w:t>
      </w:r>
    </w:p>
  </w:comment>
  <w:comment w:id="23" w:author="小王业务繁忙" w:date="2025-03-19T15:02:47Z" w:initials="">
    <w:p w14:paraId="133825F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右侧 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63E25EB" w15:done="1"/>
  <w15:commentEx w15:paraId="7F7A5E0D" w15:done="1"/>
  <w15:commentEx w15:paraId="29592713" w15:done="1"/>
  <w15:commentEx w15:paraId="3F872142" w15:done="1"/>
  <w15:commentEx w15:paraId="439F0C29" w15:done="1"/>
  <w15:commentEx w15:paraId="614B4A19" w15:done="1"/>
  <w15:commentEx w15:paraId="485D4844" w15:done="1"/>
  <w15:commentEx w15:paraId="24A738F7" w15:done="1"/>
  <w15:commentEx w15:paraId="099D388F" w15:done="1"/>
  <w15:commentEx w15:paraId="18087B12" w15:done="1"/>
  <w15:commentEx w15:paraId="16544F94" w15:done="1"/>
  <w15:commentEx w15:paraId="383C6FD6" w15:done="1"/>
  <w15:commentEx w15:paraId="78DD05BB" w15:done="1"/>
  <w15:commentEx w15:paraId="42845D88" w15:done="1"/>
  <w15:commentEx w15:paraId="39A6330D" w15:done="1"/>
  <w15:commentEx w15:paraId="6CEA3929" w15:done="1"/>
  <w15:commentEx w15:paraId="7A2A363E" w15:done="1"/>
  <w15:commentEx w15:paraId="78D4259D" w15:done="0"/>
  <w15:commentEx w15:paraId="3C1F0CEB" w15:done="1"/>
  <w15:commentEx w15:paraId="53DA6E0C" w15:done="1"/>
  <w15:commentEx w15:paraId="28F04120" w15:done="1"/>
  <w15:commentEx w15:paraId="3AD57F89" w15:done="0"/>
  <w15:commentEx w15:paraId="6D6D501D" w15:done="1"/>
  <w15:commentEx w15:paraId="133825F1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501142654">
    <w15:presenceInfo w15:providerId="WPS Office" w15:userId="3358503489"/>
  </w15:person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88F"/>
    <w:rsid w:val="00102262"/>
    <w:rsid w:val="00167A3F"/>
    <w:rsid w:val="002C6E1B"/>
    <w:rsid w:val="003779E3"/>
    <w:rsid w:val="003A255F"/>
    <w:rsid w:val="006A23BE"/>
    <w:rsid w:val="0074684A"/>
    <w:rsid w:val="00B10CCD"/>
    <w:rsid w:val="00B42D2D"/>
    <w:rsid w:val="00DB6BBF"/>
    <w:rsid w:val="00F4688F"/>
    <w:rsid w:val="00FD65F5"/>
    <w:rsid w:val="12D271FE"/>
    <w:rsid w:val="1C66325B"/>
    <w:rsid w:val="1DA2409B"/>
    <w:rsid w:val="41F326A1"/>
    <w:rsid w:val="6C3E7169"/>
    <w:rsid w:val="6F876C0A"/>
    <w:rsid w:val="7494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518</Words>
  <Characters>561</Characters>
  <Lines>3</Lines>
  <Paragraphs>1</Paragraphs>
  <TotalTime>310</TotalTime>
  <ScaleCrop>false</ScaleCrop>
  <LinksUpToDate>false</LinksUpToDate>
  <CharactersWithSpaces>563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2025-03-19T02:53:00Z</dcterms:created>
  <dc:creator>Achilles Wang</dc:creator>
  <cp:lastModifiedBy>小王业务繁忙</cp:lastModifiedBy>
  <dcterms:modified xsi:type="dcterms:W3CDTF">2025-03-19T09:44:47Z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eyJoZGlkIjoiZWEyZTkzODdjNGY1ZGEwNzMwODI3MGVhYTIyM2YwODYiLCJ1c2VySWQiOiIyOTI2NTk1OTEifQ==</vt:lpwstr>
  </property>
  <property fmtid="{D5CDD505-2E9C-101B-9397-08002B2CF9AE}" pid="3" name="KSOProductBuildVer">
    <vt:lpwstr>2052-11.8.2.8053</vt:lpwstr>
  </property>
  <property fmtid="{D5CDD505-2E9C-101B-9397-08002B2CF9AE}" pid="4" name="ICV">
    <vt:lpwstr>AFBCADC0FA084F1DAB7F35B54305C456_13</vt:lpwstr>
  </property>
</Properties>
</file>