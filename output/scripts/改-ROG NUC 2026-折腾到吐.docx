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30FC6">
      <w:r>
        <w:rPr>
          <w:rFonts w:hint="eastAsia"/>
        </w:rPr>
        <w:t>封面：体积和性能我全要！   ROG NUC 2026</w:t>
      </w:r>
    </w:p>
    <w:p w14:paraId="350A3C24">
      <w:r>
        <w:rPr>
          <w:rFonts w:hint="eastAsia"/>
        </w:rPr>
        <w:t>简介：ROG NUC 2026的问世，体积和性能间真的不用取舍了</w:t>
      </w:r>
    </w:p>
    <w:p w14:paraId="4CFE1C6C"/>
    <w:p w14:paraId="5DD4F37E"/>
    <w:p w14:paraId="0DA1D2D9">
      <w:r>
        <w:rPr>
          <w:rFonts w:hint="eastAsia"/>
        </w:rPr>
        <w:t>小体积电脑的好处是什么？</w:t>
      </w:r>
    </w:p>
    <w:p w14:paraId="05E8B4ED">
      <w:r>
        <w:rPr>
          <w:rFonts w:hint="eastAsia"/>
        </w:rPr>
        <w:t>大家都知道，便携好带、不占空间、灵活方便等</w:t>
      </w:r>
    </w:p>
    <w:p w14:paraId="4DC99A2F">
      <w:r>
        <w:rPr>
          <w:rFonts w:hint="eastAsia"/>
        </w:rPr>
        <w:t>坏处是，</w:t>
      </w:r>
    </w:p>
    <w:p w14:paraId="7DC48D69">
      <w:r>
        <w:rPr>
          <w:rFonts w:hint="eastAsia"/>
        </w:rPr>
        <w:t>大部分只能办个公、普遍性能不够强悍。</w:t>
      </w:r>
    </w:p>
    <w:p w14:paraId="4FC903E8">
      <w:r>
        <w:rPr>
          <w:rFonts w:hint="eastAsia"/>
        </w:rPr>
        <w:t>但ROG 这代的2026款NUC，属实是把这个传统观念打破了</w:t>
      </w:r>
    </w:p>
    <w:p w14:paraId="22CD62F2">
      <w:pPr>
        <w:rPr>
          <w:color w:val="0000FF"/>
        </w:rPr>
      </w:pPr>
      <w:r>
        <w:rPr>
          <w:rFonts w:hint="eastAsia"/>
          <w:color w:val="0000FF"/>
        </w:rPr>
        <w:t>（花字：ROG NUC 2026款）</w:t>
      </w:r>
    </w:p>
    <w:p w14:paraId="3BDF97CB">
      <w:r>
        <w:rPr>
          <w:rFonts w:hint="eastAsia"/>
        </w:rPr>
        <w:t>个头依然不大，</w:t>
      </w:r>
    </w:p>
    <w:p w14:paraId="1AB20FDF">
      <w:r>
        <w:rPr>
          <w:rFonts w:hint="eastAsia"/>
        </w:rPr>
        <w:t>整机体积只有3l，</w:t>
      </w:r>
    </w:p>
    <w:p w14:paraId="4830037E">
      <w:r>
        <w:rPr>
          <w:rFonts w:hint="eastAsia"/>
        </w:rPr>
        <w:t>横着放的占地跟本书差不多，要是竖着放那就更小了</w:t>
      </w:r>
    </w:p>
    <w:p w14:paraId="7E89B1AE">
      <w:r>
        <w:rPr>
          <w:rFonts w:hint="eastAsia"/>
        </w:rPr>
        <w:t>没有看错，2026款的NUC支持横置了</w:t>
      </w:r>
    </w:p>
    <w:p w14:paraId="51D5EAF5">
      <w:r>
        <w:rPr>
          <w:rFonts w:hint="eastAsia"/>
        </w:rPr>
        <w:t>额外增加了一个横置配件</w:t>
      </w:r>
    </w:p>
    <w:p w14:paraId="5E70B4DD">
      <w:r>
        <w:rPr>
          <w:rFonts w:hint="eastAsia"/>
        </w:rPr>
        <w:t>可以和竖置配件一左一右装在机器两边</w:t>
      </w:r>
    </w:p>
    <w:p w14:paraId="27064D8C">
      <w:r>
        <w:rPr>
          <w:rFonts w:hint="eastAsia"/>
        </w:rPr>
        <w:t>内部的重力感应器，还能让电脑在横/竖两种散热模式之间自动切换</w:t>
      </w:r>
    </w:p>
    <w:p w14:paraId="03C0DA20">
      <w:r>
        <w:rPr>
          <w:rFonts w:hint="eastAsia"/>
        </w:rPr>
        <w:t>竖放节省空间，横放散热更好</w:t>
      </w:r>
    </w:p>
    <w:p w14:paraId="6010CC7E">
      <w:r>
        <w:rPr>
          <w:rFonts w:hint="eastAsia"/>
        </w:rPr>
        <w:t>这代可以按照具体的使用场景灵活改变。</w:t>
      </w:r>
    </w:p>
    <w:p w14:paraId="22FBFDAA"/>
    <w:p w14:paraId="166D11B9">
      <w:r>
        <w:rPr>
          <w:rFonts w:hint="eastAsia"/>
        </w:rPr>
        <w:t>设计说完，这代NUC的配置和性能更是主打一个拉满</w:t>
      </w:r>
    </w:p>
    <w:p w14:paraId="51A8DAC7">
      <w:r>
        <w:rPr>
          <w:rFonts w:hint="eastAsia"/>
        </w:rPr>
        <w:t>核心的性能组合给了：酷睿Ultra 9 290HX Plus+RTX5080</w:t>
      </w:r>
    </w:p>
    <w:p w14:paraId="534AA279">
      <w:r>
        <w:rPr>
          <w:rFonts w:hint="eastAsia"/>
        </w:rPr>
        <w:t>其他配置你们自己看（列一下整机配置）</w:t>
      </w:r>
    </w:p>
    <w:p w14:paraId="1A329950">
      <w:r>
        <w:rPr>
          <w:rFonts w:hint="eastAsia"/>
        </w:rPr>
        <w:t>CPU很有说法，他也是英特尔新一代:PLUS系列里的一员</w:t>
      </w:r>
    </w:p>
    <w:p w14:paraId="6E92D9F0">
      <w:r>
        <w:rPr>
          <w:rFonts w:hint="eastAsia"/>
        </w:rPr>
        <w:t>因此也同样优化过底层的代码和SOC设计</w:t>
      </w:r>
    </w:p>
    <w:p w14:paraId="3B953060">
      <w:r>
        <w:rPr>
          <w:rFonts w:hint="eastAsia"/>
        </w:rPr>
        <w:t>再加上更高的睿频</w:t>
      </w:r>
    </w:p>
    <w:p w14:paraId="0A0F9529">
      <w:r>
        <w:rPr>
          <w:rFonts w:hint="eastAsia"/>
        </w:rPr>
        <w:t>游戏性能、延迟都要更强更低一些</w:t>
      </w:r>
    </w:p>
    <w:p w14:paraId="7DDBF3A7">
      <w:r>
        <w:rPr>
          <w:rFonts w:hint="eastAsia"/>
        </w:rPr>
        <w:t>搭载的RTX5080显卡</w:t>
      </w:r>
    </w:p>
    <w:p w14:paraId="0FC45A99">
      <w:r>
        <w:rPr>
          <w:rFonts w:hint="eastAsia"/>
        </w:rPr>
        <w:t>则可以看成一张16G显存的桌面端RTX5070</w:t>
      </w:r>
    </w:p>
    <w:p w14:paraId="59C82C2B">
      <w:r>
        <w:rPr>
          <w:rFonts w:hint="eastAsia"/>
        </w:rPr>
        <w:t>光栅性能已经很强，大显存还能让它挑战4k</w:t>
      </w:r>
    </w:p>
    <w:p w14:paraId="64BD9781"/>
    <w:p w14:paraId="51825600">
      <w:pPr>
        <w:rPr>
          <w:color w:val="0000FF"/>
        </w:rPr>
      </w:pPr>
      <w:r>
        <w:rPr>
          <w:rFonts w:hint="eastAsia"/>
        </w:rPr>
        <w:t>接下来的游戏实测，也确实证明了这一点</w:t>
      </w:r>
      <w:r>
        <w:rPr>
          <w:rFonts w:hint="eastAsia"/>
        </w:rPr>
        <w:br w:type="textWrapping"/>
      </w:r>
      <w:bookmarkStart w:id="0" w:name="_GoBack"/>
      <w:r>
        <w:rPr>
          <w:rFonts w:hint="eastAsia"/>
          <w:color w:val="0000FF"/>
        </w:rPr>
        <w:t>2K分辨率 DLSS</w:t>
      </w:r>
      <w:del w:id="0" w:author="K M" w:date="2026-05-21T19:04:00Z">
        <w:r>
          <w:rPr>
            <w:rFonts w:hint="eastAsia"/>
            <w:color w:val="0000FF"/>
          </w:rPr>
          <w:delText>开</w:delText>
        </w:r>
      </w:del>
      <w:ins w:id="1" w:author="K M" w:date="2026-05-21T19:04:00Z">
        <w:r>
          <w:rPr>
            <w:rFonts w:hint="eastAsia"/>
            <w:color w:val="0000FF"/>
          </w:rPr>
          <w:t>关</w:t>
        </w:r>
      </w:ins>
    </w:p>
    <w:p w14:paraId="50F5F786">
      <w:pPr>
        <w:rPr>
          <w:color w:val="0000FF"/>
        </w:rPr>
      </w:pPr>
      <w:r>
        <w:rPr>
          <w:rFonts w:hint="eastAsia"/>
          <w:color w:val="0000FF"/>
        </w:rPr>
        <w:t>古墓丽影暗影，203</w:t>
      </w:r>
    </w:p>
    <w:p w14:paraId="60F7F520">
      <w:pPr>
        <w:rPr>
          <w:color w:val="0000FF"/>
        </w:rPr>
      </w:pPr>
      <w:r>
        <w:rPr>
          <w:rFonts w:hint="eastAsia"/>
          <w:color w:val="0000FF"/>
        </w:rPr>
        <w:t>地平线5，161</w:t>
      </w:r>
    </w:p>
    <w:p w14:paraId="08884B76">
      <w:pPr>
        <w:rPr>
          <w:color w:val="0000FF"/>
        </w:rPr>
      </w:pPr>
      <w:r>
        <w:rPr>
          <w:rFonts w:hint="eastAsia"/>
          <w:color w:val="0000FF"/>
        </w:rPr>
        <w:t>赛博朋克2077，125</w:t>
      </w:r>
    </w:p>
    <w:p w14:paraId="6806586F">
      <w:pPr>
        <w:rPr>
          <w:color w:val="0000FF"/>
        </w:rPr>
      </w:pPr>
    </w:p>
    <w:p w14:paraId="5D6A8593">
      <w:pPr>
        <w:rPr>
          <w:color w:val="0000FF"/>
        </w:rPr>
      </w:pPr>
      <w:r>
        <w:rPr>
          <w:rFonts w:hint="eastAsia"/>
          <w:color w:val="0000FF"/>
        </w:rPr>
        <w:t>4K分辨率 DLSS</w:t>
      </w:r>
      <w:del w:id="2" w:author="K M" w:date="2026-05-21T19:04:00Z">
        <w:r>
          <w:rPr>
            <w:rFonts w:hint="eastAsia"/>
            <w:color w:val="0000FF"/>
          </w:rPr>
          <w:delText>开</w:delText>
        </w:r>
      </w:del>
      <w:ins w:id="3" w:author="K M" w:date="2026-05-21T19:04:00Z">
        <w:r>
          <w:rPr>
            <w:rFonts w:hint="eastAsia"/>
            <w:color w:val="0000FF"/>
          </w:rPr>
          <w:t>关</w:t>
        </w:r>
      </w:ins>
    </w:p>
    <w:p w14:paraId="587CB6D4">
      <w:pPr>
        <w:rPr>
          <w:color w:val="0000FF"/>
        </w:rPr>
      </w:pPr>
      <w:r>
        <w:rPr>
          <w:rFonts w:hint="eastAsia"/>
          <w:color w:val="0000FF"/>
        </w:rPr>
        <w:t>古墓丽影暗影，108</w:t>
      </w:r>
    </w:p>
    <w:p w14:paraId="3D635923">
      <w:pPr>
        <w:rPr>
          <w:color w:val="0000FF"/>
        </w:rPr>
      </w:pPr>
      <w:r>
        <w:rPr>
          <w:rFonts w:hint="eastAsia"/>
          <w:color w:val="0000FF"/>
        </w:rPr>
        <w:t>地平线5，119</w:t>
      </w:r>
    </w:p>
    <w:p w14:paraId="608AB3F7">
      <w:pPr>
        <w:rPr>
          <w:color w:val="0000FF"/>
        </w:rPr>
      </w:pPr>
      <w:r>
        <w:rPr>
          <w:rFonts w:hint="eastAsia"/>
          <w:color w:val="0000FF"/>
        </w:rPr>
        <w:t>赛博朋克2077，63</w:t>
      </w:r>
      <w:bookmarkEnd w:id="0"/>
    </w:p>
    <w:p w14:paraId="1ED0505C">
      <w:r>
        <w:rPr>
          <w:rFonts w:hint="eastAsia"/>
        </w:rPr>
        <w:br w:type="textWrapping"/>
      </w:r>
      <w:r>
        <w:rPr>
          <w:rFonts w:hint="eastAsia"/>
        </w:rPr>
        <w:t>2k分辨率下，哪怕是地平线5和2077这种大作，也跑到了160和120帧左右</w:t>
      </w:r>
    </w:p>
    <w:p w14:paraId="3857D546">
      <w:r>
        <w:rPr>
          <w:rFonts w:hint="eastAsia"/>
        </w:rPr>
        <w:t>古墓丽影更是两百帧朝上</w:t>
      </w:r>
    </w:p>
    <w:p w14:paraId="4CC071A6">
      <w:r>
        <w:rPr>
          <w:rFonts w:hint="eastAsia"/>
        </w:rPr>
        <w:t>4k也很夸张，普遍一百多</w:t>
      </w:r>
    </w:p>
    <w:p w14:paraId="54DA7909">
      <w:r>
        <w:rPr>
          <w:rFonts w:hint="eastAsia"/>
        </w:rPr>
        <w:t>2077画质拉满，帧数也是</w:t>
      </w:r>
      <w:del w:id="4" w:author="K M" w:date="2026-05-21T19:04:00Z">
        <w:r>
          <w:rPr>
            <w:rFonts w:hint="eastAsia"/>
          </w:rPr>
          <w:delText>及格线范围的</w:delText>
        </w:r>
      </w:del>
      <w:ins w:id="5" w:author="K M" w:date="2026-05-21T19:04:00Z">
        <w:r>
          <w:rPr>
            <w:rFonts w:hint="eastAsia"/>
          </w:rPr>
          <w:t>非常流畅，还能开启DLSS获得更大提升</w:t>
        </w:r>
      </w:ins>
    </w:p>
    <w:p w14:paraId="1AB07D6C"/>
    <w:p w14:paraId="7F4A4D9A">
      <w:r>
        <w:rPr>
          <w:rFonts w:hint="eastAsia"/>
        </w:rPr>
        <w:t>这个性能表现，我相信大多数人都会满意吧</w:t>
      </w:r>
    </w:p>
    <w:p w14:paraId="4A6BDE50">
      <w:r>
        <w:rPr>
          <w:rFonts w:hint="eastAsia"/>
        </w:rPr>
        <w:t>当然大家也不用担心性能激进，散热压不住</w:t>
      </w:r>
    </w:p>
    <w:p w14:paraId="26902A31">
      <w:r>
        <w:rPr>
          <w:rFonts w:hint="eastAsia"/>
        </w:rPr>
        <w:t>因为这代NUC，也是我见过历代里拉的巨满的</w:t>
      </w:r>
    </w:p>
    <w:p w14:paraId="6D611F51">
      <w:r>
        <w:rPr>
          <w:rFonts w:hint="eastAsia"/>
        </w:rPr>
        <w:t>3个风扇+两块均热板</w:t>
      </w:r>
    </w:p>
    <w:p w14:paraId="47EAE09E">
      <w:r>
        <w:rPr>
          <w:rFonts w:hint="eastAsia"/>
        </w:rPr>
        <w:t>CPU\GPU这种核心部件，覆盖率直接100%拉满</w:t>
      </w:r>
    </w:p>
    <w:p w14:paraId="74E44C23">
      <w:r>
        <w:rPr>
          <w:rFonts w:hint="eastAsia"/>
        </w:rPr>
        <w:t>就连主板也覆盖了72%以上</w:t>
      </w:r>
      <w:r>
        <w:rPr>
          <w:rFonts w:hint="eastAsia"/>
        </w:rPr>
        <w:br w:type="textWrapping"/>
      </w:r>
      <w:r>
        <w:rPr>
          <w:rFonts w:hint="eastAsia"/>
          <w:color w:val="0000FF"/>
        </w:rPr>
        <w:t>（花字：ROG NUC冰川散热系统）</w:t>
      </w:r>
    </w:p>
    <w:p w14:paraId="2D7E8CD0">
      <w:r>
        <w:rPr>
          <w:rFonts w:hint="eastAsia"/>
        </w:rPr>
        <w:t>因此整机的性能释放来到了300瓦</w:t>
      </w:r>
      <w:ins w:id="6" w:author="K M" w:date="2026-05-21T19:04:00Z">
        <w:r>
          <w:rPr>
            <w:rFonts w:hint="eastAsia"/>
          </w:rPr>
          <w:t>以上</w:t>
        </w:r>
      </w:ins>
      <w:r>
        <w:rPr>
          <w:rFonts w:hint="eastAsia"/>
        </w:rPr>
        <w:t>，全功率运行的温度也要明显低不少</w:t>
      </w:r>
    </w:p>
    <w:p w14:paraId="31C87216"/>
    <w:p w14:paraId="43FB70AA">
      <w:r>
        <w:rPr>
          <w:rFonts w:hint="eastAsia"/>
        </w:rPr>
        <w:t>有一说一，ROG 2026款的NUC真的很有诚意啊</w:t>
      </w:r>
    </w:p>
    <w:p w14:paraId="1E7F8A8B">
      <w:r>
        <w:rPr>
          <w:rFonts w:hint="eastAsia"/>
        </w:rPr>
        <w:t>体积不变，性能、散热的提升都很明显</w:t>
      </w:r>
    </w:p>
    <w:p w14:paraId="59246F7C">
      <w:r>
        <w:rPr>
          <w:rFonts w:hint="eastAsia"/>
        </w:rPr>
        <w:t>这下小体积和强性能之间，是真的不用再做取舍了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K M">
    <w15:presenceInfo w15:providerId="Windows Live" w15:userId="5d93165b6e29e0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DC1B83"/>
    <w:rsid w:val="00B8530E"/>
    <w:rsid w:val="00C4178A"/>
    <w:rsid w:val="01B409D1"/>
    <w:rsid w:val="2AE109C6"/>
    <w:rsid w:val="5FDC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776</Words>
  <Characters>920</Characters>
  <Lines>7</Lines>
  <Paragraphs>1</Paragraphs>
  <TotalTime>94</TotalTime>
  <ScaleCrop>false</ScaleCrop>
  <LinksUpToDate>false</LinksUpToDate>
  <CharactersWithSpaces>937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2026-05-21T11:05:00Z</dcterms:created>
  <dc:creator>故事如烟</dc:creator>
  <cp:lastModifiedBy>小王业务繁忙</cp:lastModifiedBy>
  <dcterms:modified xsi:type="dcterms:W3CDTF">2026-05-22T15:53:44Z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958EE7D558E8447586F6DB789FA44D4C_13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